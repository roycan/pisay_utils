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6A648" w14:textId="60B1743E" w:rsidR="009C6D67" w:rsidDel="009972AF" w:rsidRDefault="009C6D67" w:rsidP="009C6D67">
      <w:pPr>
        <w:spacing w:after="0" w:line="240" w:lineRule="auto"/>
        <w:rPr>
          <w:ins w:id="0" w:author="eileen" w:date="2019-02-20T11:54:00Z"/>
          <w:del w:id="1" w:author="User" w:date="2020-01-22T13:02:00Z"/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ins w:id="2" w:author="eileen" w:date="2019-02-20T11:54:00Z">
        <w:del w:id="3" w:author="User" w:date="2020-01-22T13:02:00Z">
          <w:r w:rsidDel="009972AF">
            <w:rPr>
              <w:rFonts w:ascii="Times New Roman" w:eastAsia="Times New Roman" w:hAnsi="Times New Roman" w:cs="Times New Roman"/>
              <w:sz w:val="24"/>
              <w:szCs w:val="24"/>
              <w:lang w:val="en-SG" w:eastAsia="en-SG"/>
            </w:rPr>
            <w:delText>Edited Form</w:delText>
          </w:r>
        </w:del>
      </w:ins>
    </w:p>
    <w:p w14:paraId="129B439D" w14:textId="77777777" w:rsidR="009C6D67" w:rsidRPr="009C6D67" w:rsidRDefault="009C6D67" w:rsidP="009C6D67">
      <w:pPr>
        <w:spacing w:after="0" w:line="240" w:lineRule="auto"/>
        <w:rPr>
          <w:ins w:id="4" w:author="eileen" w:date="2019-02-20T11:53:00Z"/>
          <w:rFonts w:ascii="Times New Roman" w:eastAsia="Times New Roman" w:hAnsi="Times New Roman" w:cs="Times New Roman"/>
          <w:sz w:val="24"/>
          <w:szCs w:val="24"/>
          <w:lang w:val="en-SG" w:eastAsia="en-SG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1"/>
        <w:gridCol w:w="5957"/>
      </w:tblGrid>
      <w:tr w:rsidR="009C6D67" w:rsidRPr="009C6D67" w14:paraId="2E852E3B" w14:textId="77777777" w:rsidTr="009C6D67">
        <w:trPr>
          <w:ins w:id="5" w:author="eileen" w:date="2019-02-20T11:53:00Z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3A55DF90" w14:textId="77777777" w:rsidR="009C6D67" w:rsidRPr="009C6D67" w:rsidRDefault="009C6D67" w:rsidP="009C6D67">
            <w:pPr>
              <w:spacing w:after="0" w:line="240" w:lineRule="auto"/>
              <w:rPr>
                <w:ins w:id="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6"/>
                  <w:szCs w:val="16"/>
                  <w:lang w:val="en-SG" w:eastAsia="en-SG"/>
                </w:rPr>
                <w:t xml:space="preserve">   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 </w:t>
              </w:r>
            </w:ins>
          </w:p>
          <w:p w14:paraId="0B6E7520" w14:textId="77777777" w:rsidR="009C6D67" w:rsidRPr="009C6D67" w:rsidRDefault="009C6D67" w:rsidP="009C6D67">
            <w:pPr>
              <w:spacing w:after="0" w:line="240" w:lineRule="auto"/>
              <w:rPr>
                <w:ins w:id="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                                                      </w:t>
              </w:r>
              <w:del w:id="10" w:author="User" w:date="2020-01-22T13:00:00Z">
                <w:r w:rsidRPr="009C6D67" w:rsidDel="009972A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    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GUIDANCE COPY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</w:ins>
          </w:p>
          <w:p w14:paraId="27900FFD" w14:textId="77777777" w:rsidR="009C6D67" w:rsidRPr="009C6D67" w:rsidRDefault="009C6D67" w:rsidP="009C6D67">
            <w:pPr>
              <w:spacing w:after="0" w:line="240" w:lineRule="auto"/>
              <w:rPr>
                <w:ins w:id="1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CC21BB3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Philippine Science High School System</w:t>
              </w:r>
            </w:ins>
          </w:p>
          <w:p w14:paraId="1DAD841C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Campus ____________</w:t>
              </w:r>
            </w:ins>
          </w:p>
          <w:p w14:paraId="24B1F719" w14:textId="77777777" w:rsidR="009C6D67" w:rsidRPr="009C6D67" w:rsidRDefault="009C6D67" w:rsidP="009C6D67">
            <w:pPr>
              <w:spacing w:after="0" w:line="240" w:lineRule="auto"/>
              <w:rPr>
                <w:ins w:id="1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A613426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8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4"/>
                  <w:szCs w:val="24"/>
                  <w:lang w:val="en-SG" w:eastAsia="en-SG"/>
                </w:rPr>
                <w:t>GUIDANCE CALL SLIP</w:t>
              </w:r>
            </w:ins>
          </w:p>
          <w:p w14:paraId="5E1A8D3D" w14:textId="77777777" w:rsidR="009C6D67" w:rsidRPr="009C6D67" w:rsidRDefault="009C6D67" w:rsidP="009C6D67">
            <w:pPr>
              <w:spacing w:after="0" w:line="240" w:lineRule="auto"/>
              <w:rPr>
                <w:ins w:id="1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BA94B88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2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DATE: ________________   TIME:  ______________</w:t>
              </w:r>
            </w:ins>
          </w:p>
          <w:p w14:paraId="68C3693C" w14:textId="77777777" w:rsidR="009C6D67" w:rsidRPr="009C6D67" w:rsidRDefault="009C6D67" w:rsidP="009C6D67">
            <w:pPr>
              <w:spacing w:after="0" w:line="240" w:lineRule="auto"/>
              <w:rPr>
                <w:ins w:id="2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BA911EB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2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4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18"/>
                  <w:szCs w:val="18"/>
                  <w:lang w:val="en-SG" w:eastAsia="en-SG"/>
                </w:rPr>
                <w:t xml:space="preserve"> 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 xml:space="preserve">  Type of Counseling: </w:t>
              </w:r>
            </w:ins>
          </w:p>
          <w:p w14:paraId="10212629" w14:textId="77777777" w:rsidR="009C6D67" w:rsidRPr="009C6D67" w:rsidRDefault="009C6D67" w:rsidP="009C6D67">
            <w:pPr>
              <w:spacing w:after="0" w:line="240" w:lineRule="auto"/>
              <w:rPr>
                <w:ins w:id="2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2C1B8CD" w14:textId="77777777" w:rsidR="009C6D67" w:rsidRPr="009C6D67" w:rsidRDefault="009C6D67" w:rsidP="009C6D67">
            <w:pPr>
              <w:spacing w:after="0" w:line="240" w:lineRule="auto"/>
              <w:rPr>
                <w:ins w:id="2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>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Routine    </w:t>
              </w:r>
              <w:del w:id="28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</w:delText>
                </w:r>
              </w:del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Referral   </w:t>
              </w:r>
              <w:del w:id="29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 xml:space="preserve"> 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Individual  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Group</w:t>
              </w:r>
            </w:ins>
          </w:p>
          <w:p w14:paraId="3CDB7C5F" w14:textId="77777777" w:rsidR="009C6D67" w:rsidRPr="009C6D67" w:rsidRDefault="009C6D67" w:rsidP="009C6D67">
            <w:pPr>
              <w:spacing w:after="0" w:line="240" w:lineRule="auto"/>
              <w:rPr>
                <w:ins w:id="3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4B3F1191" w14:textId="77777777" w:rsidR="009C6D67" w:rsidRPr="009C6D67" w:rsidRDefault="009C6D67" w:rsidP="009C6D67">
            <w:pPr>
              <w:spacing w:after="0" w:line="240" w:lineRule="auto"/>
              <w:rPr>
                <w:ins w:id="3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32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>Name of Student/s | Grade &amp; Section:</w:t>
              </w:r>
            </w:ins>
          </w:p>
          <w:p w14:paraId="4D91C556" w14:textId="77777777" w:rsidR="009C6D67" w:rsidRPr="009C6D67" w:rsidRDefault="009C6D67" w:rsidP="009C6D67">
            <w:pPr>
              <w:spacing w:after="0" w:line="240" w:lineRule="auto"/>
              <w:rPr>
                <w:ins w:id="3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C4C5007" w14:textId="77777777" w:rsidR="009C6D67" w:rsidRPr="009C6D67" w:rsidRDefault="009C6D67" w:rsidP="009C6D6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ins w:id="34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3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46A709F0" w14:textId="77777777" w:rsidR="009C6D67" w:rsidRPr="009C6D67" w:rsidRDefault="009C6D67" w:rsidP="009C6D6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ins w:id="36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3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11351D86" w14:textId="77777777" w:rsidR="009C6D67" w:rsidRPr="009C6D67" w:rsidRDefault="009C6D67" w:rsidP="009C6D6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ins w:id="38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3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3DBA4F48" w14:textId="77777777" w:rsidR="009C6D67" w:rsidRPr="009C6D67" w:rsidRDefault="009C6D67" w:rsidP="009C6D6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ins w:id="40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4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2F806070" w14:textId="77777777" w:rsidR="009C6D67" w:rsidRPr="009C6D67" w:rsidRDefault="009C6D67" w:rsidP="009C6D6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ins w:id="42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4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6B007603" w14:textId="77777777" w:rsidR="009C6D67" w:rsidRPr="009C6D67" w:rsidRDefault="009C6D67" w:rsidP="009C6D67">
            <w:pPr>
              <w:spacing w:after="0" w:line="240" w:lineRule="auto"/>
              <w:rPr>
                <w:ins w:id="4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0BBC3C51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4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46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Counseling Session Time:</w:t>
              </w:r>
            </w:ins>
          </w:p>
          <w:p w14:paraId="4F62A034" w14:textId="77777777" w:rsidR="009C6D67" w:rsidRPr="009C6D67" w:rsidRDefault="009C6D67" w:rsidP="009C6D67">
            <w:pPr>
              <w:spacing w:after="0" w:line="240" w:lineRule="auto"/>
              <w:rPr>
                <w:ins w:id="4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15A8CE40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4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4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Start: ______________         End: ______________</w:t>
              </w:r>
            </w:ins>
          </w:p>
          <w:p w14:paraId="07FD1B2F" w14:textId="77777777" w:rsidR="009C6D67" w:rsidRPr="009C6D67" w:rsidRDefault="009C6D67" w:rsidP="009C6D67">
            <w:pPr>
              <w:spacing w:after="240" w:line="240" w:lineRule="auto"/>
              <w:rPr>
                <w:ins w:id="5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14089AD1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5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52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Requested by:                            Noted by:</w:t>
              </w:r>
            </w:ins>
          </w:p>
          <w:p w14:paraId="2927F501" w14:textId="77777777" w:rsidR="009C6D67" w:rsidRPr="009C6D67" w:rsidRDefault="009C6D67" w:rsidP="009C6D67">
            <w:pPr>
              <w:spacing w:after="240" w:line="240" w:lineRule="auto"/>
              <w:rPr>
                <w:ins w:id="5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CEF003A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5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5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_________________          ____</w:t>
              </w:r>
              <w:bookmarkStart w:id="56" w:name="_GoBack"/>
              <w:bookmarkEnd w:id="56"/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____________</w:t>
              </w:r>
            </w:ins>
          </w:p>
          <w:p w14:paraId="77E89B3E" w14:textId="45A8795F" w:rsidR="009C6D67" w:rsidDel="00FE6535" w:rsidRDefault="009C6D67">
            <w:pPr>
              <w:spacing w:after="0" w:line="240" w:lineRule="auto"/>
              <w:ind w:left="270"/>
              <w:rPr>
                <w:del w:id="57" w:author="User" w:date="2020-01-28T10:00:00Z"/>
                <w:rFonts w:ascii="Times New Roman" w:eastAsia="Times New Roman" w:hAnsi="Times New Roman" w:cs="Times New Roman"/>
                <w:sz w:val="16"/>
                <w:szCs w:val="16"/>
                <w:lang w:val="en-SG" w:eastAsia="en-SG"/>
              </w:rPr>
              <w:pPrChange w:id="58" w:author="User" w:date="2020-01-28T10:00:00Z">
                <w:pPr>
                  <w:spacing w:after="240" w:line="240" w:lineRule="auto"/>
                </w:pPr>
              </w:pPrChange>
            </w:pPr>
            <w:ins w:id="5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Guidance Counselor                  Teacher In Charge</w:t>
              </w:r>
            </w:ins>
          </w:p>
          <w:p w14:paraId="6B450EB8" w14:textId="77777777" w:rsidR="00FE6535" w:rsidRPr="009C6D67" w:rsidRDefault="00FE6535" w:rsidP="009C6D67">
            <w:pPr>
              <w:spacing w:after="0" w:line="240" w:lineRule="auto"/>
              <w:ind w:left="270"/>
              <w:rPr>
                <w:ins w:id="60" w:author="User" w:date="2020-01-28T10:00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1988233" w14:textId="77777777" w:rsidR="009C6D67" w:rsidRPr="009972AF" w:rsidRDefault="009C6D67">
            <w:pPr>
              <w:spacing w:after="0" w:line="240" w:lineRule="auto"/>
              <w:ind w:left="270"/>
              <w:rPr>
                <w:ins w:id="61" w:author="eileen" w:date="2019-02-20T11:53:00Z"/>
                <w:rFonts w:ascii="Times New Roman" w:eastAsia="Times New Roman" w:hAnsi="Times New Roman" w:cs="Times New Roman"/>
                <w:sz w:val="16"/>
                <w:szCs w:val="16"/>
                <w:lang w:val="en-SG" w:eastAsia="en-SG"/>
                <w:rPrChange w:id="62" w:author="User" w:date="2020-01-22T13:00:00Z">
                  <w:rPr>
                    <w:ins w:id="63" w:author="eileen" w:date="2019-02-20T11:53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  <w:pPrChange w:id="64" w:author="User" w:date="2020-01-28T10:00:00Z">
                <w:pPr>
                  <w:spacing w:after="240" w:line="240" w:lineRule="auto"/>
                </w:pPr>
              </w:pPrChange>
            </w:pPr>
          </w:p>
          <w:p w14:paraId="42C7AEED" w14:textId="4FBF8A58" w:rsidR="009C6D67" w:rsidRPr="009C1C1E" w:rsidDel="00FE6535" w:rsidRDefault="009C6D67" w:rsidP="009C6D67">
            <w:pPr>
              <w:spacing w:after="0" w:line="240" w:lineRule="auto"/>
              <w:rPr>
                <w:del w:id="65" w:author="User" w:date="2020-01-22T13:00:00Z"/>
                <w:rFonts w:ascii="Proxima Nova" w:eastAsia="Times New Roman" w:hAnsi="Proxima Nova" w:cs="Times New Roman"/>
                <w:color w:val="000000"/>
                <w:sz w:val="18"/>
                <w:szCs w:val="18"/>
                <w:lang w:val="en-SG" w:eastAsia="en-SG"/>
              </w:rPr>
            </w:pPr>
            <w:ins w:id="66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 xml:space="preserve"> </w:t>
              </w:r>
              <w:del w:id="67" w:author="User" w:date="2020-01-28T10:02:00Z">
                <w:r w:rsidRPr="009C6D67" w:rsidDel="009C1C1E">
                  <w:rPr>
                    <w:rFonts w:ascii="Proxima Nova" w:eastAsia="Times New Roman" w:hAnsi="Proxima Nova" w:cs="Times New Roman"/>
                    <w:color w:val="000000"/>
                    <w:sz w:val="20"/>
                    <w:szCs w:val="20"/>
                    <w:lang w:val="en-SG" w:eastAsia="en-SG"/>
                  </w:rPr>
                  <w:delText> </w:delText>
                </w:r>
                <w:r w:rsidRPr="009C6D67" w:rsidDel="009C1C1E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  </w:delText>
                </w:r>
              </w:del>
              <w:r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PSHS-00-F-GCU-04-</w:t>
              </w:r>
            </w:ins>
            <w:ins w:id="68" w:author="User" w:date="2020-01-22T13:02:00Z">
              <w:r w:rsidR="009972AF"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Ver02-</w:t>
              </w:r>
            </w:ins>
            <w:ins w:id="69" w:author="eileen" w:date="2019-02-20T11:53:00Z">
              <w:r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Rev</w:t>
              </w:r>
              <w:del w:id="70" w:author="User" w:date="2020-01-22T13:02:00Z">
                <w:r w:rsidRPr="009C1C1E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1</w:delText>
                </w:r>
              </w:del>
            </w:ins>
            <w:ins w:id="71" w:author="User" w:date="2020-01-22T13:02:00Z">
              <w:r w:rsidR="009972AF"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</w:t>
              </w:r>
            </w:ins>
            <w:ins w:id="72" w:author="eileen" w:date="2019-02-20T11:53:00Z">
              <w:r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-02/</w:t>
              </w:r>
              <w:del w:id="73" w:author="User" w:date="2020-01-22T13:02:00Z">
                <w:r w:rsidRPr="009C1C1E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08</w:delText>
                </w:r>
              </w:del>
            </w:ins>
            <w:ins w:id="74" w:author="User" w:date="2020-01-22T13:02:00Z">
              <w:r w:rsidR="009972AF"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01</w:t>
              </w:r>
            </w:ins>
            <w:ins w:id="75" w:author="eileen" w:date="2019-02-20T11:53:00Z">
              <w:r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/</w:t>
              </w:r>
              <w:del w:id="76" w:author="User" w:date="2020-01-22T13:02:00Z">
                <w:r w:rsidRPr="009C1C1E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19</w:delText>
                </w:r>
              </w:del>
            </w:ins>
            <w:ins w:id="77" w:author="User" w:date="2020-01-22T13:02:00Z">
              <w:r w:rsidR="009972AF" w:rsidRPr="009C1C1E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20</w:t>
              </w:r>
            </w:ins>
          </w:p>
          <w:p w14:paraId="022B340E" w14:textId="77777777" w:rsidR="00FE6535" w:rsidRPr="009C1C1E" w:rsidRDefault="00FE6535" w:rsidP="009C6D67">
            <w:pPr>
              <w:spacing w:after="0" w:line="240" w:lineRule="auto"/>
              <w:rPr>
                <w:ins w:id="78" w:author="User" w:date="2020-01-28T10:01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018E901F" w14:textId="77777777" w:rsidR="009C6D67" w:rsidRPr="00FE6535" w:rsidRDefault="009C6D67" w:rsidP="009C6D67">
            <w:pPr>
              <w:spacing w:after="0" w:line="240" w:lineRule="auto"/>
              <w:rPr>
                <w:ins w:id="79" w:author="eileen" w:date="2019-02-20T11:53:00Z"/>
                <w:rFonts w:ascii="Times New Roman" w:eastAsia="Times New Roman" w:hAnsi="Times New Roman" w:cs="Times New Roman"/>
                <w:sz w:val="12"/>
                <w:szCs w:val="24"/>
                <w:lang w:val="en-SG" w:eastAsia="en-SG"/>
                <w:rPrChange w:id="80" w:author="User" w:date="2020-01-28T10:01:00Z">
                  <w:rPr>
                    <w:ins w:id="81" w:author="eileen" w:date="2019-02-20T11:53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553B9674" w14:textId="77777777" w:rsidR="009C6D67" w:rsidRPr="009C6D67" w:rsidRDefault="009C6D67" w:rsidP="009C6D67">
            <w:pPr>
              <w:spacing w:after="0" w:line="240" w:lineRule="auto"/>
              <w:rPr>
                <w:ins w:id="8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8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                                </w:t>
              </w:r>
            </w:ins>
          </w:p>
          <w:p w14:paraId="6A07CBE3" w14:textId="77777777" w:rsidR="009C6D67" w:rsidRPr="009C6D67" w:rsidRDefault="009C6D67" w:rsidP="009C6D67">
            <w:pPr>
              <w:spacing w:after="0" w:line="240" w:lineRule="auto"/>
              <w:rPr>
                <w:ins w:id="8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8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                                                        </w:t>
              </w:r>
              <w:del w:id="86" w:author="User" w:date="2020-01-22T13:00:00Z">
                <w:r w:rsidRPr="009C6D67" w:rsidDel="009972A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    </w:delText>
                </w:r>
              </w:del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GUIDANCE COPY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</w:ins>
          </w:p>
          <w:p w14:paraId="4825B069" w14:textId="77777777" w:rsidR="009C6D67" w:rsidRPr="009C6D67" w:rsidRDefault="009C6D67" w:rsidP="009C6D67">
            <w:pPr>
              <w:spacing w:after="0" w:line="240" w:lineRule="auto"/>
              <w:rPr>
                <w:ins w:id="8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8ED8A07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8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8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Philippine Science High School System</w:t>
              </w:r>
            </w:ins>
          </w:p>
          <w:p w14:paraId="7BD51F3B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9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9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Campus ____________</w:t>
              </w:r>
            </w:ins>
          </w:p>
          <w:p w14:paraId="3A1C21D4" w14:textId="77777777" w:rsidR="009C6D67" w:rsidRPr="009C6D67" w:rsidRDefault="009C6D67" w:rsidP="009C6D67">
            <w:pPr>
              <w:spacing w:after="0" w:line="240" w:lineRule="auto"/>
              <w:rPr>
                <w:ins w:id="9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44AA48B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9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94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4"/>
                  <w:szCs w:val="24"/>
                  <w:lang w:val="en-SG" w:eastAsia="en-SG"/>
                </w:rPr>
                <w:t>GUIDANCE CALL SLIP</w:t>
              </w:r>
            </w:ins>
          </w:p>
          <w:p w14:paraId="1E97633B" w14:textId="77777777" w:rsidR="009C6D67" w:rsidRPr="009C6D67" w:rsidRDefault="009C6D67" w:rsidP="009C6D67">
            <w:pPr>
              <w:spacing w:after="0" w:line="240" w:lineRule="auto"/>
              <w:rPr>
                <w:ins w:id="9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0C69624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9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9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DATE: ________________   TIME:  ______________</w:t>
              </w:r>
            </w:ins>
          </w:p>
          <w:p w14:paraId="4D7AB666" w14:textId="77777777" w:rsidR="009C6D67" w:rsidRPr="009C6D67" w:rsidRDefault="009C6D67" w:rsidP="009C6D67">
            <w:pPr>
              <w:spacing w:after="0" w:line="240" w:lineRule="auto"/>
              <w:rPr>
                <w:ins w:id="9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7B4404B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9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00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18"/>
                  <w:szCs w:val="18"/>
                  <w:lang w:val="en-SG" w:eastAsia="en-SG"/>
                </w:rPr>
                <w:t xml:space="preserve"> 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 xml:space="preserve">  Type of Counseling: </w:t>
              </w:r>
            </w:ins>
          </w:p>
          <w:p w14:paraId="591363E6" w14:textId="77777777" w:rsidR="009C6D67" w:rsidRPr="009C6D67" w:rsidRDefault="009C6D67" w:rsidP="009C6D67">
            <w:pPr>
              <w:spacing w:after="0" w:line="240" w:lineRule="auto"/>
              <w:rPr>
                <w:ins w:id="10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7EC42B3" w14:textId="77777777" w:rsidR="009C6D67" w:rsidRPr="009C6D67" w:rsidRDefault="009C6D67" w:rsidP="009C6D67">
            <w:pPr>
              <w:spacing w:after="0" w:line="240" w:lineRule="auto"/>
              <w:rPr>
                <w:ins w:id="10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0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>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Routine   </w:t>
              </w:r>
              <w:del w:id="104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Referral   </w:t>
              </w:r>
              <w:del w:id="105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 xml:space="preserve"> 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Individual  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Group</w:t>
              </w:r>
            </w:ins>
          </w:p>
          <w:p w14:paraId="1DC7A632" w14:textId="77777777" w:rsidR="009C6D67" w:rsidRPr="009C6D67" w:rsidRDefault="009C6D67" w:rsidP="009C6D67">
            <w:pPr>
              <w:spacing w:after="0" w:line="240" w:lineRule="auto"/>
              <w:rPr>
                <w:ins w:id="10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0F3F857D" w14:textId="77777777" w:rsidR="009C6D67" w:rsidRPr="009C6D67" w:rsidRDefault="009C6D67" w:rsidP="009C6D67">
            <w:pPr>
              <w:spacing w:after="0" w:line="240" w:lineRule="auto"/>
              <w:rPr>
                <w:ins w:id="10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0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>Name of Student/s | Grade &amp; Section:</w:t>
              </w:r>
            </w:ins>
          </w:p>
          <w:p w14:paraId="12F0BE2A" w14:textId="77777777" w:rsidR="009C6D67" w:rsidRPr="009C6D67" w:rsidRDefault="009C6D67" w:rsidP="009C6D67">
            <w:pPr>
              <w:spacing w:after="0" w:line="240" w:lineRule="auto"/>
              <w:rPr>
                <w:ins w:id="10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8BC1C1D" w14:textId="77777777" w:rsidR="009C6D67" w:rsidRPr="009C6D67" w:rsidRDefault="009C6D67" w:rsidP="009C6D6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ins w:id="110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1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238F499F" w14:textId="77777777" w:rsidR="009C6D67" w:rsidRPr="009C6D67" w:rsidRDefault="009C6D67" w:rsidP="009C6D6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ins w:id="112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1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4B081E5F" w14:textId="77777777" w:rsidR="009C6D67" w:rsidRPr="009C6D67" w:rsidRDefault="009C6D67" w:rsidP="009C6D6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ins w:id="114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1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1181F28A" w14:textId="77777777" w:rsidR="009C6D67" w:rsidRPr="009C6D67" w:rsidRDefault="009C6D67" w:rsidP="009C6D6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ins w:id="116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1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41424B4F" w14:textId="77777777" w:rsidR="009C6D67" w:rsidRPr="009C6D67" w:rsidRDefault="009C6D67" w:rsidP="009C6D6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ins w:id="118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1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274FF1DD" w14:textId="77777777" w:rsidR="009C6D67" w:rsidRPr="009C6D67" w:rsidRDefault="009C6D67" w:rsidP="009C6D67">
            <w:pPr>
              <w:spacing w:after="0" w:line="240" w:lineRule="auto"/>
              <w:rPr>
                <w:ins w:id="12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40FE6ECC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2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22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Counseling Session Time:</w:t>
              </w:r>
            </w:ins>
          </w:p>
          <w:p w14:paraId="7BED54D5" w14:textId="77777777" w:rsidR="009C6D67" w:rsidRPr="009C6D67" w:rsidRDefault="009C6D67" w:rsidP="009C6D67">
            <w:pPr>
              <w:spacing w:after="0" w:line="240" w:lineRule="auto"/>
              <w:rPr>
                <w:ins w:id="12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ADC6F94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2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2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Start: ______________         End: ______________</w:t>
              </w:r>
            </w:ins>
          </w:p>
          <w:p w14:paraId="55B178E0" w14:textId="77777777" w:rsidR="009C6D67" w:rsidRPr="009C6D67" w:rsidRDefault="009C6D67" w:rsidP="009C6D67">
            <w:pPr>
              <w:spacing w:after="240" w:line="240" w:lineRule="auto"/>
              <w:rPr>
                <w:ins w:id="12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147709BC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2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2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Requested by:                            Noted by:</w:t>
              </w:r>
            </w:ins>
          </w:p>
          <w:p w14:paraId="35BD3B67" w14:textId="77777777" w:rsidR="009C6D67" w:rsidRPr="009C6D67" w:rsidRDefault="009C6D67" w:rsidP="009C6D67">
            <w:pPr>
              <w:spacing w:after="240" w:line="240" w:lineRule="auto"/>
              <w:rPr>
                <w:ins w:id="12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79CAA8C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3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3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_________________          ________________</w:t>
              </w:r>
            </w:ins>
          </w:p>
          <w:p w14:paraId="10478551" w14:textId="06FFBD5B" w:rsidR="009C6D67" w:rsidDel="00FE6535" w:rsidRDefault="009C6D67">
            <w:pPr>
              <w:spacing w:after="0" w:line="240" w:lineRule="auto"/>
              <w:ind w:left="270"/>
              <w:rPr>
                <w:del w:id="132" w:author="User" w:date="2020-01-28T10:01:00Z"/>
                <w:rFonts w:ascii="Proxima Nova" w:eastAsia="Times New Roman" w:hAnsi="Proxima Nova" w:cs="Times New Roman"/>
                <w:color w:val="000000"/>
                <w:sz w:val="20"/>
                <w:szCs w:val="20"/>
                <w:lang w:val="en-SG" w:eastAsia="en-SG"/>
              </w:rPr>
              <w:pPrChange w:id="133" w:author="User" w:date="2020-01-28T10:01:00Z">
                <w:pPr>
                  <w:spacing w:after="240" w:line="240" w:lineRule="auto"/>
                </w:pPr>
              </w:pPrChange>
            </w:pPr>
            <w:ins w:id="134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Guidance Counselor                  Teacher In Charge</w:t>
              </w:r>
            </w:ins>
          </w:p>
          <w:p w14:paraId="1C100EAC" w14:textId="77777777" w:rsidR="00FE6535" w:rsidRPr="009C6D67" w:rsidRDefault="00FE6535" w:rsidP="009C6D67">
            <w:pPr>
              <w:spacing w:after="0" w:line="240" w:lineRule="auto"/>
              <w:ind w:left="270"/>
              <w:rPr>
                <w:ins w:id="135" w:author="User" w:date="2020-01-28T10:01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2D240B4" w14:textId="5352A78C" w:rsidR="009C6D67" w:rsidDel="00FE6535" w:rsidRDefault="009C6D67">
            <w:pPr>
              <w:spacing w:after="0" w:line="240" w:lineRule="auto"/>
              <w:rPr>
                <w:del w:id="136" w:author="User" w:date="2020-01-28T10:01:00Z"/>
                <w:rFonts w:ascii="Proxima Nova" w:eastAsia="Times New Roman" w:hAnsi="Proxima Nova" w:cs="Times New Roman"/>
                <w:color w:val="000000"/>
                <w:sz w:val="20"/>
                <w:szCs w:val="20"/>
                <w:lang w:val="en-SG" w:eastAsia="en-SG"/>
              </w:rPr>
              <w:pPrChange w:id="137" w:author="User" w:date="2020-01-22T13:00:00Z">
                <w:pPr>
                  <w:spacing w:after="240" w:line="240" w:lineRule="auto"/>
                </w:pPr>
              </w:pPrChange>
            </w:pPr>
          </w:p>
          <w:p w14:paraId="24F285B2" w14:textId="77777777" w:rsidR="00FE6535" w:rsidRPr="009972AF" w:rsidRDefault="00FE6535">
            <w:pPr>
              <w:spacing w:after="0" w:line="240" w:lineRule="auto"/>
              <w:ind w:left="270"/>
              <w:rPr>
                <w:ins w:id="138" w:author="User" w:date="2020-01-28T10:01:00Z"/>
                <w:rFonts w:ascii="Times New Roman" w:eastAsia="Times New Roman" w:hAnsi="Times New Roman" w:cs="Times New Roman"/>
                <w:sz w:val="16"/>
                <w:szCs w:val="16"/>
                <w:lang w:val="en-SG" w:eastAsia="en-SG"/>
                <w:rPrChange w:id="139" w:author="User" w:date="2020-01-22T13:00:00Z">
                  <w:rPr>
                    <w:ins w:id="140" w:author="User" w:date="2020-01-28T10:01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  <w:pPrChange w:id="141" w:author="User" w:date="2020-01-28T10:01:00Z">
                <w:pPr>
                  <w:spacing w:after="240" w:line="240" w:lineRule="auto"/>
                </w:pPr>
              </w:pPrChange>
            </w:pPr>
          </w:p>
          <w:p w14:paraId="77090FC8" w14:textId="642881E9" w:rsidR="009C6D67" w:rsidRPr="009C6D67" w:rsidDel="009972AF" w:rsidRDefault="009C1C1E" w:rsidP="009C6D67">
            <w:pPr>
              <w:spacing w:after="0" w:line="240" w:lineRule="auto"/>
              <w:rPr>
                <w:ins w:id="142" w:author="eileen" w:date="2019-02-20T11:53:00Z"/>
                <w:del w:id="143" w:author="User" w:date="2020-01-22T13:00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44" w:author="User" w:date="2020-01-28T10:02:00Z">
              <w:r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</w:t>
              </w:r>
            </w:ins>
            <w:ins w:id="145" w:author="eileen" w:date="2019-02-20T11:53:00Z">
              <w:del w:id="146" w:author="User" w:date="2020-01-28T10:02:00Z">
                <w:r w:rsidR="009C6D67" w:rsidRPr="009C6D67" w:rsidDel="009C1C1E">
                  <w:rPr>
                    <w:rFonts w:ascii="Proxima Nova" w:eastAsia="Times New Roman" w:hAnsi="Proxima Nova" w:cs="Times New Roman"/>
                    <w:color w:val="000000"/>
                    <w:sz w:val="20"/>
                    <w:szCs w:val="20"/>
                    <w:lang w:val="en-SG" w:eastAsia="en-SG"/>
                  </w:rPr>
                  <w:delText xml:space="preserve">  </w:delText>
                </w:r>
                <w:r w:rsidR="009C6D67" w:rsidRPr="009C6D67" w:rsidDel="009C1C1E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  </w:delText>
                </w:r>
              </w:del>
            </w:ins>
            <w:ins w:id="147" w:author="User" w:date="2020-01-22T13:02:00Z"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PSHS-00-F-GCU-04-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Ver02-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Rev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-02/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01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20</w:t>
              </w:r>
            </w:ins>
            <w:ins w:id="148" w:author="eileen" w:date="2019-02-20T11:53:00Z">
              <w:del w:id="149" w:author="User" w:date="2020-01-22T13:02:00Z">
                <w:r w:rsidR="009C6D67" w:rsidRPr="009C6D67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PSHS-00-F-GCU-04-Rev1-02/08/19</w:delText>
                </w:r>
              </w:del>
            </w:ins>
          </w:p>
          <w:p w14:paraId="31AF560E" w14:textId="77777777" w:rsidR="009C6D67" w:rsidRPr="009C6D67" w:rsidRDefault="009C6D67">
            <w:pPr>
              <w:spacing w:after="0" w:line="240" w:lineRule="auto"/>
              <w:rPr>
                <w:ins w:id="15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  <w:pPrChange w:id="151" w:author="User" w:date="2020-01-22T13:00:00Z">
                <w:pPr>
                  <w:spacing w:after="240" w:line="240" w:lineRule="auto"/>
                </w:pPr>
              </w:pPrChange>
            </w:pPr>
          </w:p>
        </w:tc>
      </w:tr>
      <w:tr w:rsidR="009C6D67" w:rsidRPr="009C6D67" w14:paraId="7012F7F3" w14:textId="77777777" w:rsidTr="009C6D67">
        <w:trPr>
          <w:ins w:id="152" w:author="eileen" w:date="2019-02-20T11:53:00Z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64B4A6D" w14:textId="77777777" w:rsidR="009C6D67" w:rsidRPr="009C6D67" w:rsidRDefault="009C6D67" w:rsidP="009C6D67">
            <w:pPr>
              <w:spacing w:after="0" w:line="240" w:lineRule="auto"/>
              <w:rPr>
                <w:ins w:id="15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1730BE4" w14:textId="77777777" w:rsidR="009C6D67" w:rsidRPr="009C6D67" w:rsidRDefault="009C6D67" w:rsidP="009C6D67">
            <w:pPr>
              <w:spacing w:after="0" w:line="240" w:lineRule="auto"/>
              <w:rPr>
                <w:ins w:id="15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5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                                                     </w:t>
              </w:r>
              <w:del w:id="156" w:author="User" w:date="2020-01-22T13:00:00Z">
                <w:r w:rsidRPr="009C6D67" w:rsidDel="009972A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   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TEACHER’S COPY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</w:ins>
          </w:p>
          <w:p w14:paraId="459C10EE" w14:textId="77777777" w:rsidR="009C6D67" w:rsidRPr="009C6D67" w:rsidRDefault="009C6D67" w:rsidP="009C6D67">
            <w:pPr>
              <w:spacing w:after="0" w:line="240" w:lineRule="auto"/>
              <w:rPr>
                <w:ins w:id="15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0F4251E8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5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5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Philippine Science High School System</w:t>
              </w:r>
            </w:ins>
          </w:p>
          <w:p w14:paraId="7E4CE3C8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6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6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Campus ____________</w:t>
              </w:r>
            </w:ins>
          </w:p>
          <w:p w14:paraId="66CB59D4" w14:textId="77777777" w:rsidR="009C6D67" w:rsidRPr="009C6D67" w:rsidRDefault="009C6D67" w:rsidP="009C6D67">
            <w:pPr>
              <w:spacing w:after="0" w:line="240" w:lineRule="auto"/>
              <w:rPr>
                <w:ins w:id="16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24202B1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16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64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4"/>
                  <w:szCs w:val="24"/>
                  <w:lang w:val="en-SG" w:eastAsia="en-SG"/>
                </w:rPr>
                <w:t>GUIDANCE CALL SLIP</w:t>
              </w:r>
            </w:ins>
          </w:p>
          <w:p w14:paraId="596E109F" w14:textId="77777777" w:rsidR="009C6D67" w:rsidRPr="009C6D67" w:rsidRDefault="009C6D67" w:rsidP="009C6D67">
            <w:pPr>
              <w:spacing w:after="0" w:line="240" w:lineRule="auto"/>
              <w:rPr>
                <w:ins w:id="16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E80992C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16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6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DATE: ________________   TIME:  ______________</w:t>
              </w:r>
            </w:ins>
          </w:p>
          <w:p w14:paraId="56811F06" w14:textId="77777777" w:rsidR="009C6D67" w:rsidRPr="009C6D67" w:rsidRDefault="009C6D67" w:rsidP="009C6D67">
            <w:pPr>
              <w:spacing w:after="0" w:line="240" w:lineRule="auto"/>
              <w:rPr>
                <w:ins w:id="16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29014B4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16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70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18"/>
                  <w:szCs w:val="18"/>
                  <w:lang w:val="en-SG" w:eastAsia="en-SG"/>
                </w:rPr>
                <w:t xml:space="preserve"> 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 xml:space="preserve">  Type of Counseling: </w:t>
              </w:r>
            </w:ins>
          </w:p>
          <w:p w14:paraId="5C7709F7" w14:textId="77777777" w:rsidR="009C6D67" w:rsidRPr="009C6D67" w:rsidRDefault="009C6D67" w:rsidP="009C6D67">
            <w:pPr>
              <w:spacing w:after="0" w:line="240" w:lineRule="auto"/>
              <w:rPr>
                <w:ins w:id="17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DC63AFF" w14:textId="77777777" w:rsidR="009C6D67" w:rsidRPr="009C6D67" w:rsidRDefault="009C6D67" w:rsidP="009C6D67">
            <w:pPr>
              <w:spacing w:after="0" w:line="240" w:lineRule="auto"/>
              <w:rPr>
                <w:ins w:id="17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7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>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Routine   </w:t>
              </w:r>
              <w:del w:id="174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 </w:delText>
                </w:r>
              </w:del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Referral    </w:t>
              </w:r>
              <w:del w:id="175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 xml:space="preserve"> </w:delText>
                </w:r>
              </w:del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Individual  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Group</w:t>
              </w:r>
            </w:ins>
          </w:p>
          <w:p w14:paraId="18D2228E" w14:textId="77777777" w:rsidR="009C6D67" w:rsidRPr="009C6D67" w:rsidRDefault="009C6D67" w:rsidP="009C6D67">
            <w:pPr>
              <w:spacing w:after="0" w:line="240" w:lineRule="auto"/>
              <w:rPr>
                <w:ins w:id="17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08453DD" w14:textId="77777777" w:rsidR="009C6D67" w:rsidRPr="009C6D67" w:rsidRDefault="009C6D67" w:rsidP="009C6D67">
            <w:pPr>
              <w:spacing w:after="0" w:line="240" w:lineRule="auto"/>
              <w:rPr>
                <w:ins w:id="17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7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>Name of Student/s | Grade &amp; Section:</w:t>
              </w:r>
            </w:ins>
          </w:p>
          <w:p w14:paraId="7F921A8D" w14:textId="77777777" w:rsidR="009C6D67" w:rsidRPr="009C6D67" w:rsidRDefault="009C6D67" w:rsidP="009C6D67">
            <w:pPr>
              <w:spacing w:after="0" w:line="240" w:lineRule="auto"/>
              <w:rPr>
                <w:ins w:id="17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3118830" w14:textId="77777777" w:rsidR="009C6D67" w:rsidRPr="009C6D67" w:rsidRDefault="009C6D67" w:rsidP="009C6D6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ins w:id="180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8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72A261BE" w14:textId="77777777" w:rsidR="009C6D67" w:rsidRPr="009C6D67" w:rsidRDefault="009C6D67" w:rsidP="009C6D6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ins w:id="182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83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A8C9ABA" w14:textId="77777777" w:rsidR="009C6D67" w:rsidRPr="009C6D67" w:rsidRDefault="009C6D67" w:rsidP="009C6D6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ins w:id="184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8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F18B034" w14:textId="77777777" w:rsidR="009C6D67" w:rsidRPr="009C6D67" w:rsidRDefault="009C6D67" w:rsidP="009C6D6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ins w:id="186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87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12CA48A" w14:textId="77777777" w:rsidR="009C6D67" w:rsidRPr="009C6D67" w:rsidRDefault="009C6D67" w:rsidP="009C6D6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ins w:id="188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189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38B12052" w14:textId="77777777" w:rsidR="009C6D67" w:rsidRPr="009C6D67" w:rsidRDefault="009C6D67" w:rsidP="009C6D67">
            <w:pPr>
              <w:spacing w:after="0" w:line="240" w:lineRule="auto"/>
              <w:rPr>
                <w:ins w:id="19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E31A9A0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9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92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Counseling Session Time:</w:t>
              </w:r>
            </w:ins>
          </w:p>
          <w:p w14:paraId="52455609" w14:textId="77777777" w:rsidR="009C6D67" w:rsidRPr="009C6D67" w:rsidRDefault="009C6D67" w:rsidP="009C6D67">
            <w:pPr>
              <w:spacing w:after="0" w:line="240" w:lineRule="auto"/>
              <w:rPr>
                <w:ins w:id="19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49027B4C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9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9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Start: ______________         End: ______________</w:t>
              </w:r>
            </w:ins>
          </w:p>
          <w:p w14:paraId="7F40FF40" w14:textId="77777777" w:rsidR="009C6D67" w:rsidRPr="009C6D67" w:rsidRDefault="009C6D67" w:rsidP="009C6D67">
            <w:pPr>
              <w:spacing w:after="240" w:line="240" w:lineRule="auto"/>
              <w:rPr>
                <w:ins w:id="19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B8D48FC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19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19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Requested by:                            Noted by:</w:t>
              </w:r>
            </w:ins>
          </w:p>
          <w:p w14:paraId="7635ECCC" w14:textId="77777777" w:rsidR="009C6D67" w:rsidRPr="009C6D67" w:rsidRDefault="009C6D67" w:rsidP="009C6D67">
            <w:pPr>
              <w:spacing w:after="240" w:line="240" w:lineRule="auto"/>
              <w:rPr>
                <w:ins w:id="19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0DCA34B1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20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0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_________________          ________________</w:t>
              </w:r>
            </w:ins>
          </w:p>
          <w:p w14:paraId="2154110A" w14:textId="06428A3D" w:rsidR="009C6D67" w:rsidDel="00FE6535" w:rsidRDefault="009C6D67">
            <w:pPr>
              <w:spacing w:after="0" w:line="240" w:lineRule="auto"/>
              <w:ind w:left="270"/>
              <w:rPr>
                <w:del w:id="202" w:author="User" w:date="2020-01-28T10:01:00Z"/>
                <w:rFonts w:ascii="Proxima Nova" w:eastAsia="Times New Roman" w:hAnsi="Proxima Nova" w:cs="Times New Roman"/>
                <w:color w:val="000000"/>
                <w:sz w:val="18"/>
                <w:szCs w:val="18"/>
                <w:lang w:val="en-SG" w:eastAsia="en-SG"/>
              </w:rPr>
              <w:pPrChange w:id="203" w:author="User" w:date="2020-01-28T10:01:00Z">
                <w:pPr>
                  <w:spacing w:after="240" w:line="240" w:lineRule="auto"/>
                </w:pPr>
              </w:pPrChange>
            </w:pPr>
            <w:ins w:id="204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Guidance Counselor                  Teacher In Charge</w:t>
              </w:r>
            </w:ins>
          </w:p>
          <w:p w14:paraId="41BDFD15" w14:textId="77777777" w:rsidR="00FE6535" w:rsidRPr="009C6D67" w:rsidRDefault="00FE6535" w:rsidP="009C6D67">
            <w:pPr>
              <w:spacing w:after="0" w:line="240" w:lineRule="auto"/>
              <w:ind w:left="270"/>
              <w:rPr>
                <w:ins w:id="205" w:author="User" w:date="2020-01-28T10:01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11E82F4" w14:textId="2F0FA252" w:rsidR="009C6D67" w:rsidDel="00FE6535" w:rsidRDefault="009C6D67" w:rsidP="009C6D67">
            <w:pPr>
              <w:spacing w:after="0" w:line="240" w:lineRule="auto"/>
              <w:rPr>
                <w:del w:id="206" w:author="User" w:date="2020-01-28T10:01:00Z"/>
                <w:rFonts w:ascii="Proxima Nova" w:eastAsia="Times New Roman" w:hAnsi="Proxima Nova" w:cs="Times New Roman"/>
                <w:color w:val="000000"/>
                <w:sz w:val="18"/>
                <w:szCs w:val="18"/>
                <w:lang w:val="en-SG" w:eastAsia="en-SG"/>
              </w:rPr>
            </w:pPr>
          </w:p>
          <w:p w14:paraId="05D2E25C" w14:textId="77777777" w:rsidR="00FE6535" w:rsidRPr="009972AF" w:rsidRDefault="00FE6535">
            <w:pPr>
              <w:spacing w:after="0" w:line="240" w:lineRule="auto"/>
              <w:ind w:left="270"/>
              <w:rPr>
                <w:ins w:id="207" w:author="User" w:date="2020-01-28T10:01:00Z"/>
                <w:rFonts w:ascii="Times New Roman" w:eastAsia="Times New Roman" w:hAnsi="Times New Roman" w:cs="Times New Roman"/>
                <w:sz w:val="16"/>
                <w:szCs w:val="16"/>
                <w:lang w:val="en-SG" w:eastAsia="en-SG"/>
                <w:rPrChange w:id="208" w:author="User" w:date="2020-01-22T13:01:00Z">
                  <w:rPr>
                    <w:ins w:id="209" w:author="User" w:date="2020-01-28T10:01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  <w:pPrChange w:id="210" w:author="User" w:date="2020-01-28T10:01:00Z">
                <w:pPr>
                  <w:spacing w:after="240" w:line="240" w:lineRule="auto"/>
                </w:pPr>
              </w:pPrChange>
            </w:pPr>
          </w:p>
          <w:p w14:paraId="7A9287B4" w14:textId="7E3D4782" w:rsidR="009C6D67" w:rsidRPr="009C6D67" w:rsidRDefault="009C6D67" w:rsidP="009C6D67">
            <w:pPr>
              <w:spacing w:after="0" w:line="240" w:lineRule="auto"/>
              <w:rPr>
                <w:ins w:id="21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12" w:author="eileen" w:date="2019-02-20T11:53:00Z">
              <w:del w:id="213" w:author="User" w:date="2020-01-28T10:01:00Z">
                <w:r w:rsidRPr="009C6D67" w:rsidDel="00FE6535">
                  <w:rPr>
                    <w:rFonts w:ascii="Proxima Nova" w:eastAsia="Times New Roman" w:hAnsi="Proxima Nova" w:cs="Times New Roman"/>
                    <w:color w:val="000000"/>
                    <w:sz w:val="20"/>
                    <w:szCs w:val="20"/>
                    <w:lang w:val="en-SG" w:eastAsia="en-SG"/>
                  </w:rPr>
                  <w:delText xml:space="preserve">  </w:delText>
                </w:r>
                <w:r w:rsidRPr="009C6D67" w:rsidDel="00FE6535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 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 </w:t>
              </w:r>
            </w:ins>
            <w:ins w:id="214" w:author="User" w:date="2020-01-22T13:02:00Z"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PSHS-00-F-GCU-04-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Ver02-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Rev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-02/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01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20</w:t>
              </w:r>
            </w:ins>
            <w:ins w:id="215" w:author="eileen" w:date="2019-02-20T11:53:00Z">
              <w:del w:id="216" w:author="User" w:date="2020-01-22T13:02:00Z">
                <w:r w:rsidRPr="009C6D67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PSHS-00-F-GCU-04-Rev1-02/08/19</w:delText>
                </w:r>
              </w:del>
            </w:ins>
          </w:p>
          <w:p w14:paraId="626D0604" w14:textId="6115A5AE" w:rsidR="009C6D67" w:rsidRPr="00FE6535" w:rsidRDefault="009C6D67" w:rsidP="009C6D67">
            <w:pPr>
              <w:spacing w:after="0" w:line="240" w:lineRule="auto"/>
              <w:rPr>
                <w:ins w:id="217" w:author="eileen" w:date="2019-02-20T11:53:00Z"/>
                <w:rFonts w:ascii="Times New Roman" w:eastAsia="Times New Roman" w:hAnsi="Times New Roman" w:cs="Times New Roman"/>
                <w:sz w:val="12"/>
                <w:szCs w:val="24"/>
                <w:lang w:val="en-SG" w:eastAsia="en-SG"/>
                <w:rPrChange w:id="218" w:author="User" w:date="2020-01-28T10:01:00Z">
                  <w:rPr>
                    <w:ins w:id="219" w:author="eileen" w:date="2019-02-20T11:53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0B8CAA96" w14:textId="77777777" w:rsidR="009C6D67" w:rsidRPr="009C6D67" w:rsidRDefault="009C6D67" w:rsidP="009C6D67">
            <w:pPr>
              <w:spacing w:after="0" w:line="240" w:lineRule="auto"/>
              <w:rPr>
                <w:ins w:id="22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E78FBE2" w14:textId="77777777" w:rsidR="009C6D67" w:rsidRPr="009C6D67" w:rsidRDefault="009C6D67" w:rsidP="009C6D67">
            <w:pPr>
              <w:spacing w:after="0" w:line="240" w:lineRule="auto"/>
              <w:rPr>
                <w:ins w:id="22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22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                                                      </w:t>
              </w:r>
              <w:del w:id="223" w:author="User" w:date="2020-01-22T13:00:00Z">
                <w:r w:rsidRPr="009C6D67" w:rsidDel="009972A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  </w:delText>
                </w:r>
              </w:del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TEACHER’S COPY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</w:t>
              </w:r>
            </w:ins>
          </w:p>
          <w:p w14:paraId="7263DA33" w14:textId="77777777" w:rsidR="009C6D67" w:rsidRPr="009C6D67" w:rsidRDefault="009C6D67" w:rsidP="009C6D67">
            <w:pPr>
              <w:spacing w:after="0" w:line="240" w:lineRule="auto"/>
              <w:rPr>
                <w:ins w:id="22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BB6D334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22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26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Philippine Science High School System</w:t>
              </w:r>
            </w:ins>
          </w:p>
          <w:p w14:paraId="2FD17BAF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22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2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Campus ____________</w:t>
              </w:r>
            </w:ins>
          </w:p>
          <w:p w14:paraId="1282C3EA" w14:textId="77777777" w:rsidR="009C6D67" w:rsidRPr="009C6D67" w:rsidRDefault="009C6D67" w:rsidP="009C6D67">
            <w:pPr>
              <w:spacing w:after="0" w:line="240" w:lineRule="auto"/>
              <w:rPr>
                <w:ins w:id="22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DA2AB98" w14:textId="77777777" w:rsidR="009C6D67" w:rsidRPr="009C6D67" w:rsidRDefault="009C6D67" w:rsidP="009C6D67">
            <w:pPr>
              <w:spacing w:after="0" w:line="240" w:lineRule="auto"/>
              <w:jc w:val="center"/>
              <w:rPr>
                <w:ins w:id="23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31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4"/>
                  <w:szCs w:val="24"/>
                  <w:lang w:val="en-SG" w:eastAsia="en-SG"/>
                </w:rPr>
                <w:t>GUIDANCE CALL SLIP</w:t>
              </w:r>
            </w:ins>
          </w:p>
          <w:p w14:paraId="249DB9EA" w14:textId="77777777" w:rsidR="009C6D67" w:rsidRPr="009C6D67" w:rsidRDefault="009C6D67" w:rsidP="009C6D67">
            <w:pPr>
              <w:spacing w:after="0" w:line="240" w:lineRule="auto"/>
              <w:rPr>
                <w:ins w:id="232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1F21BBA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23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34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  DATE: ________________   TIME:  ______________</w:t>
              </w:r>
            </w:ins>
          </w:p>
          <w:p w14:paraId="501E809E" w14:textId="77777777" w:rsidR="009C6D67" w:rsidRPr="009C6D67" w:rsidRDefault="009C6D67" w:rsidP="009C6D67">
            <w:pPr>
              <w:spacing w:after="0" w:line="240" w:lineRule="auto"/>
              <w:rPr>
                <w:ins w:id="235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D390344" w14:textId="77777777" w:rsidR="009C6D67" w:rsidRPr="009C6D67" w:rsidRDefault="009C6D67" w:rsidP="009C6D67">
            <w:pPr>
              <w:spacing w:after="0" w:line="240" w:lineRule="auto"/>
              <w:ind w:left="180"/>
              <w:rPr>
                <w:ins w:id="23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37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18"/>
                  <w:szCs w:val="18"/>
                  <w:lang w:val="en-SG" w:eastAsia="en-SG"/>
                </w:rPr>
                <w:t xml:space="preserve"> 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 xml:space="preserve">  Type of Counseling: </w:t>
              </w:r>
            </w:ins>
          </w:p>
          <w:p w14:paraId="4F3F27B0" w14:textId="77777777" w:rsidR="009C6D67" w:rsidRPr="009C6D67" w:rsidRDefault="009C6D67" w:rsidP="009C6D67">
            <w:pPr>
              <w:spacing w:after="0" w:line="240" w:lineRule="auto"/>
              <w:rPr>
                <w:ins w:id="23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44E25890" w14:textId="77777777" w:rsidR="009C6D67" w:rsidRPr="009C6D67" w:rsidRDefault="009C6D67" w:rsidP="009C6D67">
            <w:pPr>
              <w:spacing w:after="0" w:line="240" w:lineRule="auto"/>
              <w:rPr>
                <w:ins w:id="239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40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>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Routine    </w:t>
              </w:r>
              <w:del w:id="241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> </w:delText>
                </w:r>
              </w:del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Referral    </w:t>
              </w:r>
              <w:del w:id="242" w:author="User" w:date="2020-01-30T11:14:00Z">
                <w:r w:rsidRPr="009C6D67" w:rsidDel="005257BF">
                  <w:rPr>
                    <w:rFonts w:ascii="Proxima Nova" w:eastAsia="Times New Roman" w:hAnsi="Proxima Nova" w:cs="Times New Roman"/>
                    <w:color w:val="000000"/>
                    <w:lang w:val="en-SG" w:eastAsia="en-SG"/>
                  </w:rPr>
                  <w:delText xml:space="preserve"> </w:delText>
                </w:r>
              </w:del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Individual    </w:t>
              </w:r>
              <w:r w:rsidRPr="009C6D67">
                <w:rPr>
                  <w:rFonts w:ascii="Segoe UI Emoji" w:eastAsia="Times New Roman" w:hAnsi="Segoe UI Emoji" w:cs="Segoe UI Emoji"/>
                  <w:color w:val="000000"/>
                  <w:lang w:val="en-SG" w:eastAsia="en-SG"/>
                </w:rPr>
                <w:t>⬜</w:t>
              </w:r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Group</w:t>
              </w:r>
            </w:ins>
          </w:p>
          <w:p w14:paraId="3A6C6D0C" w14:textId="77777777" w:rsidR="009C6D67" w:rsidRPr="009C6D67" w:rsidRDefault="009C6D67" w:rsidP="009C6D67">
            <w:pPr>
              <w:spacing w:after="0" w:line="240" w:lineRule="auto"/>
              <w:rPr>
                <w:ins w:id="24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6CA02BF0" w14:textId="77777777" w:rsidR="009C6D67" w:rsidRPr="009C6D67" w:rsidRDefault="009C6D67" w:rsidP="009C6D67">
            <w:pPr>
              <w:spacing w:after="0" w:line="240" w:lineRule="auto"/>
              <w:rPr>
                <w:ins w:id="24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4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 xml:space="preserve">       </w:t>
              </w:r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sz w:val="20"/>
                  <w:szCs w:val="20"/>
                  <w:lang w:val="en-SG" w:eastAsia="en-SG"/>
                </w:rPr>
                <w:t>Name of Student/s | Grade &amp; Section:</w:t>
              </w:r>
            </w:ins>
          </w:p>
          <w:p w14:paraId="57C29A6F" w14:textId="77777777" w:rsidR="009C6D67" w:rsidRPr="009C6D67" w:rsidRDefault="009C6D67" w:rsidP="009C6D67">
            <w:pPr>
              <w:spacing w:after="0" w:line="240" w:lineRule="auto"/>
              <w:rPr>
                <w:ins w:id="24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5FAB8517" w14:textId="77777777" w:rsidR="009C6D67" w:rsidRPr="009C6D67" w:rsidRDefault="009C6D67" w:rsidP="009C6D6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ins w:id="247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24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21DAB5B" w14:textId="77777777" w:rsidR="009C6D67" w:rsidRPr="009C6D67" w:rsidRDefault="009C6D67" w:rsidP="009C6D6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ins w:id="249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250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743A064" w14:textId="77777777" w:rsidR="009C6D67" w:rsidRPr="009C6D67" w:rsidRDefault="009C6D67" w:rsidP="009C6D6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ins w:id="251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252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586D1077" w14:textId="77777777" w:rsidR="009C6D67" w:rsidRPr="009C6D67" w:rsidRDefault="009C6D67" w:rsidP="009C6D6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ins w:id="253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254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6B1D93E6" w14:textId="77777777" w:rsidR="009C6D67" w:rsidRPr="009C6D67" w:rsidRDefault="009C6D67" w:rsidP="009C6D6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ins w:id="255" w:author="eileen" w:date="2019-02-20T11:53:00Z"/>
                <w:rFonts w:ascii="Proxima Nova" w:eastAsia="Times New Roman" w:hAnsi="Proxima Nova" w:cs="Times New Roman"/>
                <w:color w:val="000000"/>
                <w:sz w:val="24"/>
                <w:szCs w:val="24"/>
                <w:lang w:val="en-SG" w:eastAsia="en-SG"/>
              </w:rPr>
            </w:pPr>
            <w:ins w:id="256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sz w:val="24"/>
                  <w:szCs w:val="24"/>
                  <w:lang w:val="en-SG" w:eastAsia="en-SG"/>
                </w:rPr>
                <w:t>________________________ | __________</w:t>
              </w:r>
            </w:ins>
          </w:p>
          <w:p w14:paraId="68BFC342" w14:textId="77777777" w:rsidR="009C6D67" w:rsidRPr="009C6D67" w:rsidRDefault="009C6D67" w:rsidP="009C6D67">
            <w:pPr>
              <w:spacing w:after="0" w:line="240" w:lineRule="auto"/>
              <w:rPr>
                <w:ins w:id="25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1FB2999D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25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59" w:author="eileen" w:date="2019-02-20T11:53:00Z">
              <w:r w:rsidRPr="009C6D67">
                <w:rPr>
                  <w:rFonts w:ascii="Proxima Nova" w:eastAsia="Times New Roman" w:hAnsi="Proxima Nova" w:cs="Times New Roman"/>
                  <w:b/>
                  <w:bCs/>
                  <w:color w:val="000000"/>
                  <w:lang w:val="en-SG" w:eastAsia="en-SG"/>
                </w:rPr>
                <w:t>Counseling Session Time:</w:t>
              </w:r>
            </w:ins>
          </w:p>
          <w:p w14:paraId="21BBDF53" w14:textId="77777777" w:rsidR="009C6D67" w:rsidRPr="009C6D67" w:rsidRDefault="009C6D67" w:rsidP="009C6D67">
            <w:pPr>
              <w:spacing w:after="0" w:line="240" w:lineRule="auto"/>
              <w:rPr>
                <w:ins w:id="260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3F732AF9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261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62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Start: ______________         End: ______________</w:t>
              </w:r>
            </w:ins>
          </w:p>
          <w:p w14:paraId="404478A9" w14:textId="77777777" w:rsidR="009C6D67" w:rsidRPr="009C6D67" w:rsidRDefault="009C6D67" w:rsidP="009C6D67">
            <w:pPr>
              <w:spacing w:after="240" w:line="240" w:lineRule="auto"/>
              <w:rPr>
                <w:ins w:id="263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1DD5BBF2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264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65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Requested by:                            Noted by:</w:t>
              </w:r>
            </w:ins>
          </w:p>
          <w:p w14:paraId="2B97F082" w14:textId="77777777" w:rsidR="009C6D67" w:rsidRPr="009C6D67" w:rsidRDefault="009C6D67" w:rsidP="009C6D67">
            <w:pPr>
              <w:spacing w:after="240" w:line="240" w:lineRule="auto"/>
              <w:rPr>
                <w:ins w:id="266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7EF26A8A" w14:textId="77777777" w:rsidR="009C6D67" w:rsidRPr="009C6D67" w:rsidRDefault="009C6D67" w:rsidP="009C6D67">
            <w:pPr>
              <w:spacing w:after="0" w:line="240" w:lineRule="auto"/>
              <w:ind w:left="270"/>
              <w:rPr>
                <w:ins w:id="267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68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>_________________          ________________</w:t>
              </w:r>
            </w:ins>
          </w:p>
          <w:p w14:paraId="34EE1CA1" w14:textId="06F9DD1D" w:rsidR="009C6D67" w:rsidDel="00FE6535" w:rsidRDefault="009C6D67">
            <w:pPr>
              <w:spacing w:after="0" w:line="240" w:lineRule="auto"/>
              <w:ind w:left="270"/>
              <w:rPr>
                <w:del w:id="269" w:author="User" w:date="2020-01-28T10:01:00Z"/>
                <w:rFonts w:ascii="Proxima Nova" w:eastAsia="Times New Roman" w:hAnsi="Proxima Nova" w:cs="Times New Roman"/>
                <w:color w:val="000000"/>
                <w:sz w:val="18"/>
                <w:szCs w:val="18"/>
                <w:lang w:val="en-SG" w:eastAsia="en-SG"/>
              </w:rPr>
              <w:pPrChange w:id="270" w:author="User" w:date="2020-01-28T10:01:00Z">
                <w:pPr>
                  <w:spacing w:after="240" w:line="240" w:lineRule="auto"/>
                </w:pPr>
              </w:pPrChange>
            </w:pPr>
            <w:ins w:id="271" w:author="eileen" w:date="2019-02-20T11:53:00Z">
              <w:r w:rsidRPr="009C6D67">
                <w:rPr>
                  <w:rFonts w:ascii="Proxima Nova" w:eastAsia="Times New Roman" w:hAnsi="Proxima Nova" w:cs="Times New Roman"/>
                  <w:color w:val="000000"/>
                  <w:lang w:val="en-SG" w:eastAsia="en-SG"/>
                </w:rPr>
                <w:t xml:space="preserve"> Guidance Counselor                  Teacher In Charge</w:t>
              </w:r>
            </w:ins>
          </w:p>
          <w:p w14:paraId="3AA464E5" w14:textId="77777777" w:rsidR="00FE6535" w:rsidRPr="009C6D67" w:rsidRDefault="00FE6535" w:rsidP="009C6D67">
            <w:pPr>
              <w:spacing w:after="0" w:line="240" w:lineRule="auto"/>
              <w:ind w:left="270"/>
              <w:rPr>
                <w:ins w:id="272" w:author="User" w:date="2020-01-28T10:01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</w:p>
          <w:p w14:paraId="2DCD26EE" w14:textId="30A2EDF0" w:rsidR="009C6D67" w:rsidDel="00FE6535" w:rsidRDefault="009C6D67" w:rsidP="009C6D67">
            <w:pPr>
              <w:spacing w:after="0" w:line="240" w:lineRule="auto"/>
              <w:rPr>
                <w:del w:id="273" w:author="User" w:date="2020-01-28T10:01:00Z"/>
                <w:rFonts w:ascii="Proxima Nova" w:eastAsia="Times New Roman" w:hAnsi="Proxima Nova" w:cs="Times New Roman"/>
                <w:color w:val="000000"/>
                <w:sz w:val="18"/>
                <w:szCs w:val="18"/>
                <w:lang w:val="en-SG" w:eastAsia="en-SG"/>
              </w:rPr>
            </w:pPr>
          </w:p>
          <w:p w14:paraId="758EEBD2" w14:textId="77777777" w:rsidR="00FE6535" w:rsidRPr="009972AF" w:rsidRDefault="00FE6535">
            <w:pPr>
              <w:spacing w:after="0" w:line="240" w:lineRule="auto"/>
              <w:ind w:left="270"/>
              <w:rPr>
                <w:ins w:id="274" w:author="User" w:date="2020-01-28T10:01:00Z"/>
                <w:rFonts w:ascii="Times New Roman" w:eastAsia="Times New Roman" w:hAnsi="Times New Roman" w:cs="Times New Roman"/>
                <w:sz w:val="16"/>
                <w:szCs w:val="16"/>
                <w:lang w:val="en-SG" w:eastAsia="en-SG"/>
                <w:rPrChange w:id="275" w:author="User" w:date="2020-01-22T13:01:00Z">
                  <w:rPr>
                    <w:ins w:id="276" w:author="User" w:date="2020-01-28T10:01:00Z"/>
                    <w:rFonts w:ascii="Times New Roman" w:eastAsia="Times New Roman" w:hAnsi="Times New Roman" w:cs="Times New Roman"/>
                    <w:sz w:val="24"/>
                    <w:szCs w:val="24"/>
                    <w:lang w:val="en-SG" w:eastAsia="en-SG"/>
                  </w:rPr>
                </w:rPrChange>
              </w:rPr>
              <w:pPrChange w:id="277" w:author="User" w:date="2020-01-28T10:01:00Z">
                <w:pPr>
                  <w:spacing w:after="240" w:line="240" w:lineRule="auto"/>
                </w:pPr>
              </w:pPrChange>
            </w:pPr>
          </w:p>
          <w:p w14:paraId="325B3527" w14:textId="010CBAD0" w:rsidR="009C6D67" w:rsidRPr="009C6D67" w:rsidRDefault="009C1C1E" w:rsidP="009C6D67">
            <w:pPr>
              <w:spacing w:after="0" w:line="240" w:lineRule="auto"/>
              <w:rPr>
                <w:ins w:id="278" w:author="eileen" w:date="2019-02-20T11:53:00Z"/>
                <w:rFonts w:ascii="Times New Roman" w:eastAsia="Times New Roman" w:hAnsi="Times New Roman" w:cs="Times New Roman"/>
                <w:sz w:val="24"/>
                <w:szCs w:val="24"/>
                <w:lang w:val="en-SG" w:eastAsia="en-SG"/>
              </w:rPr>
            </w:pPr>
            <w:ins w:id="279" w:author="User" w:date="2020-01-28T10:02:00Z">
              <w:r>
                <w:rPr>
                  <w:rFonts w:ascii="Proxima Nova" w:eastAsia="Times New Roman" w:hAnsi="Proxima Nova" w:cs="Times New Roman"/>
                  <w:color w:val="000000"/>
                  <w:sz w:val="20"/>
                  <w:szCs w:val="20"/>
                  <w:lang w:val="en-SG" w:eastAsia="en-SG"/>
                </w:rPr>
                <w:t xml:space="preserve"> </w:t>
              </w:r>
            </w:ins>
            <w:ins w:id="280" w:author="eileen" w:date="2019-02-20T11:53:00Z">
              <w:del w:id="281" w:author="User" w:date="2020-01-28T10:01:00Z">
                <w:r w:rsidR="009C6D67" w:rsidRPr="009C6D67" w:rsidDel="00FE6535">
                  <w:rPr>
                    <w:rFonts w:ascii="Proxima Nova" w:eastAsia="Times New Roman" w:hAnsi="Proxima Nova" w:cs="Times New Roman"/>
                    <w:color w:val="000000"/>
                    <w:sz w:val="20"/>
                    <w:szCs w:val="20"/>
                    <w:lang w:val="en-SG" w:eastAsia="en-SG"/>
                  </w:rPr>
                  <w:delText xml:space="preserve">  </w:delText>
                </w:r>
                <w:r w:rsidR="009C6D67" w:rsidRPr="009C6D67" w:rsidDel="00FE6535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  </w:delText>
                </w:r>
              </w:del>
            </w:ins>
            <w:ins w:id="282" w:author="User" w:date="2020-01-22T13:02:00Z"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PSHS-00-F-GCU-04-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Ver02-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Rev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-02/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01</w:t>
              </w:r>
              <w:r w:rsidR="009972AF" w:rsidRPr="009C6D67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/</w:t>
              </w:r>
              <w:r w:rsidR="009972AF">
                <w:rPr>
                  <w:rFonts w:ascii="Proxima Nova" w:eastAsia="Times New Roman" w:hAnsi="Proxima Nova" w:cs="Times New Roman"/>
                  <w:color w:val="000000"/>
                  <w:sz w:val="18"/>
                  <w:szCs w:val="18"/>
                  <w:lang w:val="en-SG" w:eastAsia="en-SG"/>
                </w:rPr>
                <w:t>20</w:t>
              </w:r>
            </w:ins>
            <w:ins w:id="283" w:author="eileen" w:date="2019-02-20T11:53:00Z">
              <w:del w:id="284" w:author="User" w:date="2020-01-22T13:02:00Z">
                <w:r w:rsidR="009C6D67" w:rsidRPr="009C6D67" w:rsidDel="009972AF">
                  <w:rPr>
                    <w:rFonts w:ascii="Proxima Nova" w:eastAsia="Times New Roman" w:hAnsi="Proxima Nova" w:cs="Times New Roman"/>
                    <w:color w:val="000000"/>
                    <w:sz w:val="18"/>
                    <w:szCs w:val="18"/>
                    <w:lang w:val="en-SG" w:eastAsia="en-SG"/>
                  </w:rPr>
                  <w:delText>PSHS-00-F-GCU-04-Rev1-02/08/19</w:delText>
                </w:r>
              </w:del>
            </w:ins>
          </w:p>
        </w:tc>
      </w:tr>
    </w:tbl>
    <w:p w14:paraId="24229392" w14:textId="0A4BF174" w:rsidR="008F47F7" w:rsidDel="009972AF" w:rsidRDefault="008F47F7" w:rsidP="001C5195">
      <w:pPr>
        <w:spacing w:after="0" w:line="240" w:lineRule="auto"/>
        <w:rPr>
          <w:ins w:id="285" w:author="eileen" w:date="2019-02-20T13:02:00Z"/>
          <w:del w:id="286" w:author="User" w:date="2020-01-22T13:02:00Z"/>
        </w:rPr>
      </w:pPr>
    </w:p>
    <w:p w14:paraId="2D713050" w14:textId="0695CAC0" w:rsidR="008F2B23" w:rsidDel="009972AF" w:rsidRDefault="008F2B23">
      <w:pPr>
        <w:rPr>
          <w:ins w:id="287" w:author="eileen" w:date="2019-02-20T13:04:00Z"/>
          <w:del w:id="288" w:author="User" w:date="2020-01-22T13:01:00Z"/>
        </w:rPr>
      </w:pPr>
      <w:ins w:id="289" w:author="eileen" w:date="2019-02-20T13:04:00Z">
        <w:del w:id="290" w:author="User" w:date="2020-01-22T13:01:00Z">
          <w:r w:rsidDel="009972AF">
            <w:br w:type="page"/>
          </w:r>
        </w:del>
      </w:ins>
    </w:p>
    <w:p w14:paraId="76A790A9" w14:textId="702E8075" w:rsidR="008F2B23" w:rsidDel="009972AF" w:rsidRDefault="008F2B23">
      <w:pPr>
        <w:rPr>
          <w:ins w:id="291" w:author="eileen" w:date="2019-02-20T13:04:00Z"/>
          <w:del w:id="292" w:author="User" w:date="2020-01-22T13:01:00Z"/>
        </w:rPr>
        <w:pPrChange w:id="293" w:author="User" w:date="2020-01-22T13:01:00Z">
          <w:pPr>
            <w:spacing w:after="0" w:line="240" w:lineRule="auto"/>
          </w:pPr>
        </w:pPrChange>
      </w:pPr>
      <w:ins w:id="294" w:author="eileen" w:date="2019-02-20T13:04:00Z">
        <w:del w:id="295" w:author="User" w:date="2020-01-22T13:01:00Z">
          <w:r w:rsidDel="009972AF">
            <w:delText>Print Screen copy</w:delText>
          </w:r>
        </w:del>
      </w:ins>
    </w:p>
    <w:p w14:paraId="26060A1B" w14:textId="2303F316" w:rsidR="008F47F7" w:rsidDel="009972AF" w:rsidRDefault="008F2B23">
      <w:pPr>
        <w:rPr>
          <w:ins w:id="296" w:author="eileen" w:date="2019-02-20T13:05:00Z"/>
          <w:del w:id="297" w:author="User" w:date="2020-01-22T13:01:00Z"/>
        </w:rPr>
        <w:pPrChange w:id="298" w:author="User" w:date="2020-01-22T13:01:00Z">
          <w:pPr>
            <w:spacing w:after="0" w:line="240" w:lineRule="auto"/>
          </w:pPr>
        </w:pPrChange>
      </w:pPr>
      <w:ins w:id="299" w:author="eileen" w:date="2019-02-20T13:04:00Z">
        <w:del w:id="300" w:author="User" w:date="2020-01-22T13:01:00Z">
          <w:r w:rsidDel="009972AF">
            <w:rPr>
              <w:noProof/>
              <w:lang w:eastAsia="en-PH"/>
            </w:rPr>
            <w:drawing>
              <wp:inline distT="0" distB="0" distL="0" distR="0" wp14:anchorId="3E6A7E0B" wp14:editId="699159DF">
                <wp:extent cx="7372350" cy="5991931"/>
                <wp:effectExtent l="0" t="0" r="0" b="889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5"/>
                        <a:srcRect l="26568" t="32916" r="32571" b="4574"/>
                        <a:stretch/>
                      </pic:blipFill>
                      <pic:spPr bwMode="auto">
                        <a:xfrm>
                          <a:off x="0" y="0"/>
                          <a:ext cx="7406283" cy="60195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del>
      </w:ins>
    </w:p>
    <w:p w14:paraId="2AD2B642" w14:textId="052FA569" w:rsidR="008F2B23" w:rsidDel="009972AF" w:rsidRDefault="008F2B23">
      <w:pPr>
        <w:rPr>
          <w:ins w:id="301" w:author="eileen" w:date="2019-02-20T13:05:00Z"/>
          <w:del w:id="302" w:author="User" w:date="2020-01-22T13:01:00Z"/>
        </w:rPr>
        <w:pPrChange w:id="303" w:author="User" w:date="2020-01-22T13:01:00Z">
          <w:pPr>
            <w:spacing w:after="0" w:line="240" w:lineRule="auto"/>
          </w:pPr>
        </w:pPrChange>
      </w:pPr>
    </w:p>
    <w:p w14:paraId="0FE96199" w14:textId="0831B9C6" w:rsidR="008F2B23" w:rsidDel="009972AF" w:rsidRDefault="008F2B23">
      <w:pPr>
        <w:rPr>
          <w:ins w:id="304" w:author="eileen" w:date="2019-02-20T13:02:00Z"/>
          <w:del w:id="305" w:author="User" w:date="2020-01-22T13:01:00Z"/>
        </w:rPr>
        <w:pPrChange w:id="306" w:author="User" w:date="2020-01-22T13:01:00Z">
          <w:pPr>
            <w:spacing w:after="0" w:line="240" w:lineRule="auto"/>
          </w:pPr>
        </w:pPrChange>
      </w:pPr>
      <w:ins w:id="307" w:author="eileen" w:date="2019-02-20T13:05:00Z">
        <w:del w:id="308" w:author="User" w:date="2020-01-22T13:01:00Z">
          <w:r w:rsidDel="009972AF">
            <w:rPr>
              <w:noProof/>
              <w:lang w:eastAsia="en-PH"/>
            </w:rPr>
            <w:drawing>
              <wp:inline distT="0" distB="0" distL="0" distR="0" wp14:anchorId="6B9B2D4A" wp14:editId="76B09AC5">
                <wp:extent cx="7321550" cy="5784928"/>
                <wp:effectExtent l="0" t="0" r="0" b="635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6"/>
                        <a:srcRect l="26316" t="31493" r="32823" b="7738"/>
                        <a:stretch/>
                      </pic:blipFill>
                      <pic:spPr bwMode="auto">
                        <a:xfrm>
                          <a:off x="0" y="0"/>
                          <a:ext cx="7321649" cy="57850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del>
      </w:ins>
    </w:p>
    <w:p w14:paraId="5B6BF5E4" w14:textId="42964D8B" w:rsidR="008F47F7" w:rsidDel="009972AF" w:rsidRDefault="002728E3">
      <w:pPr>
        <w:rPr>
          <w:ins w:id="309" w:author="eileen" w:date="2019-02-20T13:03:00Z"/>
          <w:del w:id="310" w:author="User" w:date="2020-01-22T13:01:00Z"/>
        </w:rPr>
        <w:pPrChange w:id="311" w:author="User" w:date="2020-01-22T13:01:00Z">
          <w:pPr>
            <w:spacing w:after="0" w:line="240" w:lineRule="auto"/>
          </w:pPr>
        </w:pPrChange>
      </w:pPr>
      <w:del w:id="312" w:author="User" w:date="2020-01-22T13:01:00Z">
        <w:r w:rsidDel="009972AF">
          <w:rPr>
            <w:noProof/>
            <w:lang w:eastAsia="en-PH"/>
          </w:rPr>
          <mc:AlternateContent>
            <mc:Choice Requires="wps">
              <w:drawing>
                <wp:anchor distT="45720" distB="45720" distL="114300" distR="114300" simplePos="0" relativeHeight="251698176" behindDoc="0" locked="0" layoutInCell="1" allowOverlap="1" wp14:anchorId="57FECFA7" wp14:editId="201DD8A8">
                  <wp:simplePos x="0" y="0"/>
                  <wp:positionH relativeFrom="margin">
                    <wp:posOffset>3763645</wp:posOffset>
                  </wp:positionH>
                  <wp:positionV relativeFrom="paragraph">
                    <wp:posOffset>5732145</wp:posOffset>
                  </wp:positionV>
                  <wp:extent cx="3519805" cy="5933440"/>
                  <wp:effectExtent l="0" t="0" r="36195" b="35560"/>
                  <wp:wrapSquare wrapText="bothSides"/>
                  <wp:docPr id="30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19805" cy="5933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1C186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Philippine Science High School</w:t>
                              </w:r>
                              <w:r w:rsidR="002728E3">
                                <w:t xml:space="preserve"> System</w:t>
                              </w:r>
                            </w:p>
                            <w:p w14:paraId="352A04C7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Campus___________</w:t>
                              </w:r>
                            </w:p>
                            <w:p w14:paraId="28060AA1" w14:textId="77777777" w:rsidR="0008265C" w:rsidRDefault="0008265C" w:rsidP="004D27ED">
                              <w:pPr>
                                <w:spacing w:after="0" w:line="240" w:lineRule="auto"/>
                              </w:pPr>
                            </w:p>
                            <w:p w14:paraId="0AD28F25" w14:textId="77777777" w:rsidR="0008265C" w:rsidRDefault="0008265C" w:rsidP="004D27ED">
                              <w:pPr>
                                <w:spacing w:after="0" w:line="240" w:lineRule="auto"/>
                              </w:pPr>
                            </w:p>
                            <w:p w14:paraId="4ACA2AF3" w14:textId="77777777" w:rsidR="0008265C" w:rsidRDefault="00D772EE" w:rsidP="004D27ED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Guidance </w:t>
                              </w:r>
                              <w:r w:rsidR="0008265C">
                                <w:t>Call Slip</w:t>
                              </w:r>
                            </w:p>
                            <w:p w14:paraId="48DE8212" w14:textId="77777777" w:rsidR="0008265C" w:rsidRDefault="0008265C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Guidance’ Copy</w:t>
                              </w:r>
                            </w:p>
                            <w:p w14:paraId="1B30C58E" w14:textId="77777777" w:rsidR="0008265C" w:rsidRDefault="0008265C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917AA55" w14:textId="77777777" w:rsidR="0008265C" w:rsidRDefault="0008265C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5BEE5F3C" w14:textId="77777777" w:rsidR="0008265C" w:rsidRDefault="0008265C" w:rsidP="004D27ED">
                              <w:pPr>
                                <w:spacing w:after="0" w:line="240" w:lineRule="auto"/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>Time of Call &amp; Subj: ______________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  <w:t>Date:</w:t>
                              </w:r>
                              <w:r w:rsidRPr="009D0CC1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t>_________</w:t>
                              </w:r>
                            </w:p>
                            <w:p w14:paraId="62C87143" w14:textId="77777777" w:rsidR="0008265C" w:rsidRPr="004D27ED" w:rsidRDefault="0008265C" w:rsidP="004D27ED">
                              <w:pPr>
                                <w:spacing w:after="0" w:line="240" w:lineRule="auto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Teacher in-charge will indicate the</w:t>
                              </w:r>
                            </w:p>
                            <w:p w14:paraId="3EAE09D5" w14:textId="77777777" w:rsidR="0008265C" w:rsidRPr="009D0CC1" w:rsidRDefault="0008265C" w:rsidP="004D27ED">
                              <w:pPr>
                                <w:spacing w:after="0" w:line="240" w:lineRule="auto"/>
                                <w:rPr>
                                  <w:i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available time and subject of call.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</w:p>
                            <w:p w14:paraId="35BBF8D6" w14:textId="77777777" w:rsidR="0008265C" w:rsidRDefault="0008265C" w:rsidP="004D27ED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  <w:p w14:paraId="0745F606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Grade and Section:   _____________________</w:t>
                              </w:r>
                            </w:p>
                            <w:p w14:paraId="21FBF436" w14:textId="77777777" w:rsidR="0008265C" w:rsidRPr="009D0CC1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9D47FA7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 xml:space="preserve">Type of Counseling: 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Individual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 xml:space="preserve">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Group</w:t>
                              </w:r>
                            </w:p>
                            <w:p w14:paraId="483200CF" w14:textId="5D5CA786" w:rsidR="0008265C" w:rsidDel="009972AF" w:rsidRDefault="0008265C" w:rsidP="004D27ED">
                              <w:pPr>
                                <w:spacing w:after="0" w:line="240" w:lineRule="auto"/>
                                <w:rPr>
                                  <w:del w:id="313" w:author="User" w:date="2020-01-22T13:01:00Z"/>
                                  <w:sz w:val="19"/>
                                  <w:szCs w:val="19"/>
                                </w:rPr>
                              </w:pPr>
                            </w:p>
                            <w:p w14:paraId="4155E88E" w14:textId="77777777" w:rsidR="0008265C" w:rsidRDefault="0008265C" w:rsidP="004D27ED">
                              <w:pPr>
                                <w:spacing w:after="0" w:line="36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Name of Student/s:</w:t>
                              </w:r>
                            </w:p>
                            <w:p w14:paraId="17C763E2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1. ____________________________________</w:t>
                              </w:r>
                            </w:p>
                            <w:p w14:paraId="574F95D7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2. ____________________________________</w:t>
                              </w:r>
                            </w:p>
                            <w:p w14:paraId="2334308D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3. ____________________________________</w:t>
                              </w:r>
                            </w:p>
                            <w:p w14:paraId="243743BA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4. ____________________________________</w:t>
                              </w:r>
                            </w:p>
                            <w:p w14:paraId="772DFA61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5. ____________________________________</w:t>
                              </w:r>
                            </w:p>
                            <w:p w14:paraId="39EB43D7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11965877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4FCC7A09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Counseling Session</w:t>
                              </w:r>
                            </w:p>
                            <w:p w14:paraId="72729CEF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1FB6BB8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Begin Time: _________________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End Time: ________________</w:t>
                              </w:r>
                            </w:p>
                            <w:p w14:paraId="15604518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294755A1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0ACC5E6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Noted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Received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</w:p>
                            <w:p w14:paraId="6F30DC2C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407B7919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BE18A53" w14:textId="77777777" w:rsidR="0008265C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Guidance Counselor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Teacher/Staff In-Charge</w:t>
                              </w:r>
                            </w:p>
                            <w:p w14:paraId="76846E9C" w14:textId="77777777" w:rsidR="0008265C" w:rsidRPr="009D0CC1" w:rsidRDefault="0008265C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1945C6B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43AA578D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78ED9E87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4EE786DF" w14:textId="47B2AC07" w:rsidR="0008265C" w:rsidRDefault="002728E3" w:rsidP="002728E3">
                              <w:pPr>
                                <w:spacing w:after="0" w:line="240" w:lineRule="auto"/>
                              </w:pP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PSHS-00-F-GCU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-04</w:t>
                              </w: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-Rev0-</w:t>
                              </w:r>
                              <w:r w:rsidR="00CA3B6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04/17/17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FECFA7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296.35pt;margin-top:451.35pt;width:277.15pt;height:467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" strokeweight="1.5pt">
                  <v:textbox>
                    <w:txbxContent>
                      <w:p w14:paraId="45C1C186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Philippine Science High School</w:t>
                        </w:r>
                        <w:r w:rsidR="002728E3">
                          <w:t xml:space="preserve"> System</w:t>
                        </w:r>
                      </w:p>
                      <w:p w14:paraId="352A04C7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Campus___________</w:t>
                        </w:r>
                      </w:p>
                      <w:p w14:paraId="28060AA1" w14:textId="77777777" w:rsidR="0008265C" w:rsidRDefault="0008265C" w:rsidP="004D27ED">
                        <w:pPr>
                          <w:spacing w:after="0" w:line="240" w:lineRule="auto"/>
                        </w:pPr>
                      </w:p>
                      <w:p w14:paraId="0AD28F25" w14:textId="77777777" w:rsidR="0008265C" w:rsidRDefault="0008265C" w:rsidP="004D27ED">
                        <w:pPr>
                          <w:spacing w:after="0" w:line="240" w:lineRule="auto"/>
                        </w:pPr>
                      </w:p>
                      <w:p w14:paraId="4ACA2AF3" w14:textId="77777777" w:rsidR="0008265C" w:rsidRDefault="00D772EE" w:rsidP="004D27ED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Guidance </w:t>
                        </w:r>
                        <w:r w:rsidR="0008265C">
                          <w:t>Call Slip</w:t>
                        </w:r>
                      </w:p>
                      <w:p w14:paraId="48DE8212" w14:textId="77777777" w:rsidR="0008265C" w:rsidRDefault="0008265C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Guidance’ Copy</w:t>
                        </w:r>
                      </w:p>
                      <w:p w14:paraId="1B30C58E" w14:textId="77777777" w:rsidR="0008265C" w:rsidRDefault="0008265C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3917AA55" w14:textId="77777777" w:rsidR="0008265C" w:rsidRDefault="0008265C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5BEE5F3C" w14:textId="77777777" w:rsidR="0008265C" w:rsidRDefault="0008265C" w:rsidP="004D27ED">
                        <w:pPr>
                          <w:spacing w:after="0" w:line="240" w:lineRule="auto"/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>Time of Call &amp; Subj: ______________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  <w:t>Date:</w:t>
                        </w:r>
                        <w:r w:rsidRPr="009D0CC1">
                          <w:rPr>
                            <w:sz w:val="20"/>
                          </w:rPr>
                          <w:t xml:space="preserve"> </w:t>
                        </w:r>
                        <w:r>
                          <w:t>_________</w:t>
                        </w:r>
                      </w:p>
                      <w:p w14:paraId="62C87143" w14:textId="77777777" w:rsidR="0008265C" w:rsidRPr="004D27ED" w:rsidRDefault="0008265C" w:rsidP="004D27ED">
                        <w:pPr>
                          <w:spacing w:after="0" w:line="240" w:lineRule="auto"/>
                          <w:rPr>
                            <w:i/>
                            <w:sz w:val="17"/>
                            <w:szCs w:val="17"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Teacher in-charge will indicate the</w:t>
                        </w:r>
                      </w:p>
                      <w:p w14:paraId="3EAE09D5" w14:textId="77777777" w:rsidR="0008265C" w:rsidRPr="009D0CC1" w:rsidRDefault="0008265C" w:rsidP="004D27ED">
                        <w:pPr>
                          <w:spacing w:after="0" w:line="240" w:lineRule="auto"/>
                          <w:rPr>
                            <w:i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available time and subject of call.</w:t>
                        </w:r>
                        <w:r>
                          <w:rPr>
                            <w:i/>
                          </w:rPr>
                          <w:tab/>
                        </w:r>
                      </w:p>
                      <w:p w14:paraId="35BBF8D6" w14:textId="77777777" w:rsidR="0008265C" w:rsidRDefault="0008265C" w:rsidP="004D27ED">
                        <w:pPr>
                          <w:spacing w:after="0" w:line="240" w:lineRule="auto"/>
                          <w:jc w:val="center"/>
                        </w:pPr>
                      </w:p>
                      <w:p w14:paraId="0745F606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Grade and Section:   _____________________</w:t>
                        </w:r>
                      </w:p>
                      <w:p w14:paraId="21FBF436" w14:textId="77777777" w:rsidR="0008265C" w:rsidRPr="009D0CC1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9D47FA7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 xml:space="preserve">Type of Counseling: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Individual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 xml:space="preserve">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Group</w:t>
                        </w:r>
                      </w:p>
                      <w:p w14:paraId="483200CF" w14:textId="5D5CA786" w:rsidR="0008265C" w:rsidDel="009972AF" w:rsidRDefault="0008265C" w:rsidP="004D27ED">
                        <w:pPr>
                          <w:spacing w:after="0" w:line="240" w:lineRule="auto"/>
                          <w:rPr>
                            <w:del w:id="281" w:author="User" w:date="2020-01-22T13:01:00Z"/>
                            <w:sz w:val="19"/>
                            <w:szCs w:val="19"/>
                          </w:rPr>
                        </w:pPr>
                      </w:p>
                      <w:p w14:paraId="4155E88E" w14:textId="77777777" w:rsidR="0008265C" w:rsidRDefault="0008265C" w:rsidP="004D27ED">
                        <w:pPr>
                          <w:spacing w:after="0" w:line="36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Name of Student/s:</w:t>
                        </w:r>
                      </w:p>
                      <w:p w14:paraId="17C763E2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1. ____________________________________</w:t>
                        </w:r>
                      </w:p>
                      <w:p w14:paraId="574F95D7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2. ____________________________________</w:t>
                        </w:r>
                      </w:p>
                      <w:p w14:paraId="2334308D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3. ____________________________________</w:t>
                        </w:r>
                      </w:p>
                      <w:p w14:paraId="243743BA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4. ____________________________________</w:t>
                        </w:r>
                      </w:p>
                      <w:p w14:paraId="772DFA61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5. ____________________________________</w:t>
                        </w:r>
                      </w:p>
                      <w:p w14:paraId="39EB43D7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11965877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4FCC7A09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Counseling Session</w:t>
                        </w:r>
                      </w:p>
                      <w:p w14:paraId="72729CEF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1FB6BB8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Begin Time: _________________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End Time: ________________</w:t>
                        </w:r>
                      </w:p>
                      <w:p w14:paraId="15604518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294755A1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0ACC5E6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Noted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Received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</w:p>
                      <w:p w14:paraId="6F30DC2C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407B7919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BE18A53" w14:textId="77777777" w:rsidR="0008265C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Guidance Counselor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Teacher/Staff In-Charge</w:t>
                        </w:r>
                      </w:p>
                      <w:p w14:paraId="76846E9C" w14:textId="77777777" w:rsidR="0008265C" w:rsidRPr="009D0CC1" w:rsidRDefault="0008265C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1945C6B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43AA578D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78ED9E87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4EE786DF" w14:textId="47B2AC07" w:rsidR="0008265C" w:rsidRDefault="002728E3" w:rsidP="002728E3">
                        <w:pPr>
                          <w:spacing w:after="0" w:line="240" w:lineRule="auto"/>
                        </w:pP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PSHS-00-F-GCU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-04</w:t>
                        </w: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-Rev0-</w:t>
                        </w:r>
                        <w:r w:rsidR="00CA3B6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04/17/17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45720" distB="45720" distL="114300" distR="114300" simplePos="0" relativeHeight="251697152" behindDoc="0" locked="0" layoutInCell="1" allowOverlap="1" wp14:anchorId="05B7CB8F" wp14:editId="26DFDBB7">
                  <wp:simplePos x="0" y="0"/>
                  <wp:positionH relativeFrom="margin">
                    <wp:posOffset>220345</wp:posOffset>
                  </wp:positionH>
                  <wp:positionV relativeFrom="paragraph">
                    <wp:posOffset>5732145</wp:posOffset>
                  </wp:positionV>
                  <wp:extent cx="3519805" cy="5933440"/>
                  <wp:effectExtent l="0" t="0" r="36195" b="35560"/>
                  <wp:wrapSquare wrapText="bothSides"/>
                  <wp:docPr id="2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19805" cy="5933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417210" w14:textId="77777777" w:rsidR="0008265C" w:rsidRDefault="0008265C" w:rsidP="004D27ED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Philippine Science High School</w:t>
                              </w:r>
                              <w:r w:rsidR="002728E3">
                                <w:t xml:space="preserve"> System</w:t>
                              </w:r>
                            </w:p>
                            <w:p w14:paraId="1DC1B98A" w14:textId="77777777" w:rsidR="0008265C" w:rsidRDefault="00483E1F" w:rsidP="004D27ED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Campus___________</w:t>
                              </w:r>
                            </w:p>
                            <w:p w14:paraId="2BF7A1ED" w14:textId="77777777" w:rsidR="0008265C" w:rsidRDefault="0008265C" w:rsidP="009D0CC1">
                              <w:pPr>
                                <w:spacing w:after="0" w:line="240" w:lineRule="auto"/>
                              </w:pPr>
                            </w:p>
                            <w:p w14:paraId="560BBCD1" w14:textId="77777777" w:rsidR="0008265C" w:rsidRDefault="0008265C" w:rsidP="009D0CC1">
                              <w:pPr>
                                <w:spacing w:after="0" w:line="240" w:lineRule="auto"/>
                              </w:pPr>
                            </w:p>
                            <w:p w14:paraId="1B576EDA" w14:textId="77777777" w:rsidR="0008265C" w:rsidRDefault="00D772EE" w:rsidP="009D0CC1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Guidance </w:t>
                              </w:r>
                              <w:r w:rsidR="0008265C">
                                <w:t>Call Slip</w:t>
                              </w:r>
                            </w:p>
                            <w:p w14:paraId="04445B45" w14:textId="77777777" w:rsidR="0008265C" w:rsidRDefault="0008265C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Teacher’s Copy</w:t>
                              </w:r>
                            </w:p>
                            <w:p w14:paraId="4D6E10C6" w14:textId="77777777" w:rsidR="0008265C" w:rsidRDefault="0008265C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12866A4D" w14:textId="77777777" w:rsidR="0008265C" w:rsidRDefault="0008265C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49A8D4CD" w14:textId="77777777" w:rsidR="0008265C" w:rsidRDefault="0008265C" w:rsidP="009D0CC1">
                              <w:pPr>
                                <w:spacing w:after="0" w:line="240" w:lineRule="auto"/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>Time of Call &amp; Subj: ______________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  <w:t>Date:</w:t>
                              </w:r>
                              <w:r w:rsidRPr="009D0CC1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t>_________</w:t>
                              </w:r>
                            </w:p>
                            <w:p w14:paraId="6CF8AB97" w14:textId="77777777" w:rsidR="0008265C" w:rsidRPr="004D27ED" w:rsidRDefault="0008265C" w:rsidP="009D0CC1">
                              <w:pPr>
                                <w:spacing w:after="0" w:line="240" w:lineRule="auto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Teacher in-charge will indicate the</w:t>
                              </w:r>
                            </w:p>
                            <w:p w14:paraId="1ADBA802" w14:textId="77777777" w:rsidR="0008265C" w:rsidRPr="009D0CC1" w:rsidRDefault="0008265C" w:rsidP="009D0CC1">
                              <w:pPr>
                                <w:spacing w:after="0" w:line="240" w:lineRule="auto"/>
                                <w:rPr>
                                  <w:i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available time and subject of call.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</w:p>
                            <w:p w14:paraId="77C91AC8" w14:textId="77777777" w:rsidR="0008265C" w:rsidRDefault="0008265C" w:rsidP="009D0CC1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  <w:p w14:paraId="7915647D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Grade and Section:   _____________________</w:t>
                              </w:r>
                            </w:p>
                            <w:p w14:paraId="44BCF6BC" w14:textId="77777777" w:rsidR="0008265C" w:rsidRPr="009D0CC1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205276B8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 xml:space="preserve">Type of Counseling: 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Individual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 xml:space="preserve">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Group</w:t>
                              </w:r>
                            </w:p>
                            <w:p w14:paraId="16A14451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43C6983D" w14:textId="77777777" w:rsidR="0008265C" w:rsidRDefault="0008265C" w:rsidP="009D0CC1">
                              <w:pPr>
                                <w:spacing w:after="0" w:line="36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Name of Student/s:</w:t>
                              </w:r>
                            </w:p>
                            <w:p w14:paraId="34CB3A92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1. ____________________________________</w:t>
                              </w:r>
                            </w:p>
                            <w:p w14:paraId="7392C7C8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2. ____________________________________</w:t>
                              </w:r>
                            </w:p>
                            <w:p w14:paraId="61072E34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3. ____________________________________</w:t>
                              </w:r>
                            </w:p>
                            <w:p w14:paraId="6B84661E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4. ____________________________________</w:t>
                              </w:r>
                            </w:p>
                            <w:p w14:paraId="514E75F2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5. ____________________________________</w:t>
                              </w:r>
                            </w:p>
                            <w:p w14:paraId="4A0FB83A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81B77D0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0D0523C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Counseling Session</w:t>
                              </w:r>
                            </w:p>
                            <w:p w14:paraId="42EFA24F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7E329AB8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Begin Time: _________________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End Time: ________________</w:t>
                              </w:r>
                            </w:p>
                            <w:p w14:paraId="766685DE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62A8DC2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98D2BE9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Noted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Received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</w:p>
                            <w:p w14:paraId="77DA5AB7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ED70CDA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6B14D019" w14:textId="77777777" w:rsidR="0008265C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Guidance Counselor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Teacher/Staff In-Charge</w:t>
                              </w:r>
                            </w:p>
                            <w:p w14:paraId="1880452C" w14:textId="77777777" w:rsidR="002728E3" w:rsidRDefault="002728E3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BEA66A7" w14:textId="77777777" w:rsidR="0008265C" w:rsidRPr="009D0CC1" w:rsidRDefault="0008265C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A70DAF4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168C84A8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27C9D57C" w14:textId="166F5186" w:rsidR="0008265C" w:rsidRDefault="002728E3" w:rsidP="002728E3">
                              <w:pPr>
                                <w:spacing w:after="0" w:line="240" w:lineRule="auto"/>
                              </w:pP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PSHS-00-F-GCU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-04</w:t>
                              </w: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-Rev0-</w:t>
                              </w:r>
                              <w:r w:rsidR="00CA3B6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04/17/17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5B7CB8F" id="_x0000_s1027" type="#_x0000_t202" style="position:absolute;margin-left:17.35pt;margin-top:451.35pt;width:277.15pt;height:467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" strokeweight="1.5pt">
                  <v:textbox>
                    <w:txbxContent>
                      <w:p w14:paraId="44417210" w14:textId="77777777" w:rsidR="0008265C" w:rsidRDefault="0008265C" w:rsidP="004D27ED">
                        <w:pPr>
                          <w:spacing w:after="0" w:line="240" w:lineRule="auto"/>
                          <w:jc w:val="center"/>
                        </w:pPr>
                        <w:r>
                          <w:t>Philippine Science High School</w:t>
                        </w:r>
                        <w:r w:rsidR="002728E3">
                          <w:t xml:space="preserve"> System</w:t>
                        </w:r>
                      </w:p>
                      <w:p w14:paraId="1DC1B98A" w14:textId="77777777" w:rsidR="0008265C" w:rsidRDefault="00483E1F" w:rsidP="004D27ED">
                        <w:pPr>
                          <w:spacing w:after="0" w:line="240" w:lineRule="auto"/>
                          <w:jc w:val="center"/>
                        </w:pPr>
                        <w:r>
                          <w:t>Campus___________</w:t>
                        </w:r>
                      </w:p>
                      <w:p w14:paraId="2BF7A1ED" w14:textId="77777777" w:rsidR="0008265C" w:rsidRDefault="0008265C" w:rsidP="009D0CC1">
                        <w:pPr>
                          <w:spacing w:after="0" w:line="240" w:lineRule="auto"/>
                        </w:pPr>
                      </w:p>
                      <w:p w14:paraId="560BBCD1" w14:textId="77777777" w:rsidR="0008265C" w:rsidRDefault="0008265C" w:rsidP="009D0CC1">
                        <w:pPr>
                          <w:spacing w:after="0" w:line="240" w:lineRule="auto"/>
                        </w:pPr>
                      </w:p>
                      <w:p w14:paraId="1B576EDA" w14:textId="77777777" w:rsidR="0008265C" w:rsidRDefault="00D772EE" w:rsidP="009D0CC1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Guidance </w:t>
                        </w:r>
                        <w:r w:rsidR="0008265C">
                          <w:t>Call Slip</w:t>
                        </w:r>
                      </w:p>
                      <w:p w14:paraId="04445B45" w14:textId="77777777" w:rsidR="0008265C" w:rsidRDefault="0008265C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Teacher’s Copy</w:t>
                        </w:r>
                      </w:p>
                      <w:p w14:paraId="4D6E10C6" w14:textId="77777777" w:rsidR="0008265C" w:rsidRDefault="0008265C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12866A4D" w14:textId="77777777" w:rsidR="0008265C" w:rsidRDefault="0008265C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49A8D4CD" w14:textId="77777777" w:rsidR="0008265C" w:rsidRDefault="0008265C" w:rsidP="009D0CC1">
                        <w:pPr>
                          <w:spacing w:after="0" w:line="240" w:lineRule="auto"/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>Time of Call &amp; Subj: ______________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  <w:t>Date:</w:t>
                        </w:r>
                        <w:r w:rsidRPr="009D0CC1">
                          <w:rPr>
                            <w:sz w:val="20"/>
                          </w:rPr>
                          <w:t xml:space="preserve"> </w:t>
                        </w:r>
                        <w:r>
                          <w:t>_________</w:t>
                        </w:r>
                      </w:p>
                      <w:p w14:paraId="6CF8AB97" w14:textId="77777777" w:rsidR="0008265C" w:rsidRPr="004D27ED" w:rsidRDefault="0008265C" w:rsidP="009D0CC1">
                        <w:pPr>
                          <w:spacing w:after="0" w:line="240" w:lineRule="auto"/>
                          <w:rPr>
                            <w:i/>
                            <w:sz w:val="17"/>
                            <w:szCs w:val="17"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Teacher in-charge will indicate the</w:t>
                        </w:r>
                      </w:p>
                      <w:p w14:paraId="1ADBA802" w14:textId="77777777" w:rsidR="0008265C" w:rsidRPr="009D0CC1" w:rsidRDefault="0008265C" w:rsidP="009D0CC1">
                        <w:pPr>
                          <w:spacing w:after="0" w:line="240" w:lineRule="auto"/>
                          <w:rPr>
                            <w:i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available time and subject of call.</w:t>
                        </w:r>
                        <w:r>
                          <w:rPr>
                            <w:i/>
                          </w:rPr>
                          <w:tab/>
                        </w:r>
                      </w:p>
                      <w:p w14:paraId="77C91AC8" w14:textId="77777777" w:rsidR="0008265C" w:rsidRDefault="0008265C" w:rsidP="009D0CC1">
                        <w:pPr>
                          <w:spacing w:after="0" w:line="240" w:lineRule="auto"/>
                          <w:jc w:val="center"/>
                        </w:pPr>
                      </w:p>
                      <w:p w14:paraId="7915647D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Grade and Section:   _____________________</w:t>
                        </w:r>
                      </w:p>
                      <w:p w14:paraId="44BCF6BC" w14:textId="77777777" w:rsidR="0008265C" w:rsidRPr="009D0CC1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205276B8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 xml:space="preserve">Type of Counseling: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Individual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 xml:space="preserve">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Group</w:t>
                        </w:r>
                      </w:p>
                      <w:p w14:paraId="16A14451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43C6983D" w14:textId="77777777" w:rsidR="0008265C" w:rsidRDefault="0008265C" w:rsidP="009D0CC1">
                        <w:pPr>
                          <w:spacing w:after="0" w:line="36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Name of Student/s:</w:t>
                        </w:r>
                      </w:p>
                      <w:p w14:paraId="34CB3A92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1. ____________________________________</w:t>
                        </w:r>
                      </w:p>
                      <w:p w14:paraId="7392C7C8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2. ____________________________________</w:t>
                        </w:r>
                      </w:p>
                      <w:p w14:paraId="61072E34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3. ____________________________________</w:t>
                        </w:r>
                      </w:p>
                      <w:p w14:paraId="6B84661E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4. ____________________________________</w:t>
                        </w:r>
                      </w:p>
                      <w:p w14:paraId="514E75F2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5. ____________________________________</w:t>
                        </w:r>
                      </w:p>
                      <w:p w14:paraId="4A0FB83A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81B77D0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0D0523C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Counseling Session</w:t>
                        </w:r>
                      </w:p>
                      <w:p w14:paraId="42EFA24F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7E329AB8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Begin Time: _________________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End Time: ________________</w:t>
                        </w:r>
                      </w:p>
                      <w:p w14:paraId="766685DE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62A8DC2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98D2BE9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Noted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Received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</w:p>
                      <w:p w14:paraId="77DA5AB7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ED70CDA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6B14D019" w14:textId="77777777" w:rsidR="0008265C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Guidance Counselor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Teacher/Staff In-Charge</w:t>
                        </w:r>
                      </w:p>
                      <w:p w14:paraId="1880452C" w14:textId="77777777" w:rsidR="002728E3" w:rsidRDefault="002728E3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BEA66A7" w14:textId="77777777" w:rsidR="0008265C" w:rsidRPr="009D0CC1" w:rsidRDefault="0008265C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A70DAF4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168C84A8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27C9D57C" w14:textId="166F5186" w:rsidR="0008265C" w:rsidRDefault="002728E3" w:rsidP="002728E3">
                        <w:pPr>
                          <w:spacing w:after="0" w:line="240" w:lineRule="auto"/>
                        </w:pP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PSHS-00-F-GCU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-04</w:t>
                        </w: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-Rev0-</w:t>
                        </w:r>
                        <w:r w:rsidR="00CA3B6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04/17/17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45720" distB="45720" distL="114300" distR="114300" simplePos="0" relativeHeight="251670528" behindDoc="0" locked="0" layoutInCell="1" allowOverlap="1" wp14:anchorId="280724C2" wp14:editId="7F0BDCF1">
                  <wp:simplePos x="0" y="0"/>
                  <wp:positionH relativeFrom="margin">
                    <wp:posOffset>3763645</wp:posOffset>
                  </wp:positionH>
                  <wp:positionV relativeFrom="paragraph">
                    <wp:posOffset>93345</wp:posOffset>
                  </wp:positionV>
                  <wp:extent cx="3519805" cy="5742940"/>
                  <wp:effectExtent l="0" t="0" r="36195" b="22860"/>
                  <wp:wrapSquare wrapText="bothSides"/>
                  <wp:docPr id="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19805" cy="5742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FF0B2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Philippine Science High School</w:t>
                              </w:r>
                              <w:r w:rsidR="002728E3">
                                <w:t xml:space="preserve"> System</w:t>
                              </w:r>
                            </w:p>
                            <w:p w14:paraId="16F1BC5A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Campus___________</w:t>
                              </w:r>
                            </w:p>
                            <w:p w14:paraId="52D37A72" w14:textId="77777777" w:rsidR="004D27ED" w:rsidRDefault="004D27ED" w:rsidP="004D27ED">
                              <w:pPr>
                                <w:spacing w:after="0" w:line="240" w:lineRule="auto"/>
                              </w:pPr>
                            </w:p>
                            <w:p w14:paraId="160D58A2" w14:textId="77777777" w:rsidR="004D27ED" w:rsidRDefault="004D27ED" w:rsidP="004D27ED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  <w:p w14:paraId="190E03F0" w14:textId="77777777" w:rsidR="004D27ED" w:rsidRDefault="00D772EE" w:rsidP="004D27ED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Guidance </w:t>
                              </w:r>
                              <w:r w:rsidR="004D27ED">
                                <w:t>Call Slip</w:t>
                              </w:r>
                            </w:p>
                            <w:p w14:paraId="49B9D3CC" w14:textId="77777777" w:rsidR="004D27ED" w:rsidRDefault="00D61020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Guidance’</w:t>
                              </w:r>
                              <w:r w:rsidR="004D27ED">
                                <w:rPr>
                                  <w:i/>
                                </w:rPr>
                                <w:t xml:space="preserve"> Copy</w:t>
                              </w:r>
                            </w:p>
                            <w:p w14:paraId="78FF0921" w14:textId="77777777" w:rsidR="004D27ED" w:rsidRDefault="004D27ED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6B0E36E3" w14:textId="77777777" w:rsidR="004D27ED" w:rsidRDefault="004D27ED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1B5CA511" w14:textId="77777777" w:rsidR="004D27ED" w:rsidRDefault="004D27ED" w:rsidP="004D27ED">
                              <w:pPr>
                                <w:spacing w:after="0" w:line="240" w:lineRule="auto"/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>Time of Call &amp; Subj: ______________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  <w:t>Date:</w:t>
                              </w:r>
                              <w:r w:rsidRPr="009D0CC1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t>_________</w:t>
                              </w:r>
                            </w:p>
                            <w:p w14:paraId="4C3547BB" w14:textId="77777777" w:rsidR="004D27ED" w:rsidRPr="004D27ED" w:rsidRDefault="004D27ED" w:rsidP="004D27ED">
                              <w:pPr>
                                <w:spacing w:after="0" w:line="240" w:lineRule="auto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Teacher in-charge will indicate the</w:t>
                              </w:r>
                            </w:p>
                            <w:p w14:paraId="330DA082" w14:textId="77777777" w:rsidR="004D27ED" w:rsidRPr="009D0CC1" w:rsidRDefault="004D27ED" w:rsidP="004D27ED">
                              <w:pPr>
                                <w:spacing w:after="0" w:line="240" w:lineRule="auto"/>
                                <w:rPr>
                                  <w:i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available time and subject of call.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</w:p>
                            <w:p w14:paraId="2CD37152" w14:textId="34E41BBB" w:rsidR="004D27ED" w:rsidDel="009972AF" w:rsidRDefault="004D27ED" w:rsidP="004D27ED">
                              <w:pPr>
                                <w:spacing w:after="0" w:line="240" w:lineRule="auto"/>
                                <w:jc w:val="center"/>
                                <w:rPr>
                                  <w:del w:id="314" w:author="User" w:date="2020-01-22T13:01:00Z"/>
                                </w:rPr>
                              </w:pPr>
                            </w:p>
                            <w:p w14:paraId="46AF2550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Grade and Section:   _____________________</w:t>
                              </w:r>
                            </w:p>
                            <w:p w14:paraId="483755B0" w14:textId="77777777" w:rsidR="004D27ED" w:rsidRPr="009D0CC1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DDF22CC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 xml:space="preserve">Type of Counseling: 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Individual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 xml:space="preserve">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Group</w:t>
                              </w:r>
                            </w:p>
                            <w:p w14:paraId="4446A821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65ACC06B" w14:textId="77777777" w:rsidR="004D27ED" w:rsidRDefault="004D27ED" w:rsidP="004D27ED">
                              <w:pPr>
                                <w:spacing w:after="0" w:line="36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Name of Student/s:</w:t>
                              </w:r>
                            </w:p>
                            <w:p w14:paraId="2F5EBF2F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1. ____________________________________</w:t>
                              </w:r>
                            </w:p>
                            <w:p w14:paraId="60D940A5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2. ____________________________________</w:t>
                              </w:r>
                            </w:p>
                            <w:p w14:paraId="0991DA3A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3. ____________________________________</w:t>
                              </w:r>
                            </w:p>
                            <w:p w14:paraId="3B6DA635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4. ____________________________________</w:t>
                              </w:r>
                            </w:p>
                            <w:p w14:paraId="788E0F80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5. ____________________________________</w:t>
                              </w:r>
                            </w:p>
                            <w:p w14:paraId="7CF58FF1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73A006DC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D341EEE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Counseling Session</w:t>
                              </w:r>
                            </w:p>
                            <w:p w14:paraId="339377CA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B67465E" w14:textId="2B73F6AE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Begin Tim</w:t>
                              </w:r>
                              <w:del w:id="315" w:author="User" w:date="2020-01-22T13:01:00Z">
                                <w:r w:rsidDel="009972AF">
                                  <w:rPr>
                                    <w:sz w:val="19"/>
                                    <w:szCs w:val="19"/>
                                  </w:rPr>
                                  <w:delText>e</w:delText>
                                </w:r>
                              </w:del>
                              <w:r>
                                <w:rPr>
                                  <w:sz w:val="19"/>
                                  <w:szCs w:val="19"/>
                                </w:rPr>
                                <w:t>: _________________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End Time: ________________</w:t>
                              </w:r>
                            </w:p>
                            <w:p w14:paraId="040350A7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E39DB9B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CAA80FB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Noted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Received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</w:p>
                            <w:p w14:paraId="1422F574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1C2F1592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55B3EE1" w14:textId="77777777" w:rsidR="004D27ED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Guidance Counselor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Teacher/Staff In-Charge</w:t>
                              </w:r>
                            </w:p>
                            <w:p w14:paraId="28882A76" w14:textId="77777777" w:rsidR="004D27ED" w:rsidRPr="009D0CC1" w:rsidRDefault="004D27ED" w:rsidP="004D27ED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AD1B9DA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2AD39087" w14:textId="3D5FA6FC" w:rsidR="004D27ED" w:rsidRDefault="002728E3" w:rsidP="002728E3">
                              <w:pPr>
                                <w:spacing w:after="0" w:line="240" w:lineRule="auto"/>
                              </w:pP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PSHS-00-F-GCU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-04</w:t>
                              </w: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-Rev0-</w:t>
                              </w:r>
                              <w:r w:rsidR="00CA3B6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04/17/17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80724C2" id="_x0000_s1028" type="#_x0000_t202" style="position:absolute;margin-left:296.35pt;margin-top:7.35pt;width:277.15pt;height:452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" strokeweight="1.5pt">
                  <v:textbox>
                    <w:txbxContent>
                      <w:p w14:paraId="33EFF0B2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Philippine Science High School</w:t>
                        </w:r>
                        <w:r w:rsidR="002728E3">
                          <w:t xml:space="preserve"> System</w:t>
                        </w:r>
                      </w:p>
                      <w:p w14:paraId="16F1BC5A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Campus___________</w:t>
                        </w:r>
                      </w:p>
                      <w:p w14:paraId="52D37A72" w14:textId="77777777" w:rsidR="004D27ED" w:rsidRDefault="004D27ED" w:rsidP="004D27ED">
                        <w:pPr>
                          <w:spacing w:after="0" w:line="240" w:lineRule="auto"/>
                        </w:pPr>
                      </w:p>
                      <w:p w14:paraId="160D58A2" w14:textId="77777777" w:rsidR="004D27ED" w:rsidRDefault="004D27ED" w:rsidP="004D27ED">
                        <w:pPr>
                          <w:spacing w:after="0" w:line="240" w:lineRule="auto"/>
                          <w:jc w:val="center"/>
                        </w:pPr>
                      </w:p>
                      <w:p w14:paraId="190E03F0" w14:textId="77777777" w:rsidR="004D27ED" w:rsidRDefault="00D772EE" w:rsidP="004D27ED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Guidance </w:t>
                        </w:r>
                        <w:r w:rsidR="004D27ED">
                          <w:t>Call Slip</w:t>
                        </w:r>
                      </w:p>
                      <w:p w14:paraId="49B9D3CC" w14:textId="77777777" w:rsidR="004D27ED" w:rsidRDefault="00D61020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Guidance’</w:t>
                        </w:r>
                        <w:r w:rsidR="004D27ED">
                          <w:rPr>
                            <w:i/>
                          </w:rPr>
                          <w:t xml:space="preserve"> Copy</w:t>
                        </w:r>
                      </w:p>
                      <w:p w14:paraId="78FF0921" w14:textId="77777777" w:rsidR="004D27ED" w:rsidRDefault="004D27ED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6B0E36E3" w14:textId="77777777" w:rsidR="004D27ED" w:rsidRDefault="004D27ED" w:rsidP="004D27ED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1B5CA511" w14:textId="77777777" w:rsidR="004D27ED" w:rsidRDefault="004D27ED" w:rsidP="004D27ED">
                        <w:pPr>
                          <w:spacing w:after="0" w:line="240" w:lineRule="auto"/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>Time of Call &amp; Subj: ______________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  <w:t>Date:</w:t>
                        </w:r>
                        <w:r w:rsidRPr="009D0CC1">
                          <w:rPr>
                            <w:sz w:val="20"/>
                          </w:rPr>
                          <w:t xml:space="preserve"> </w:t>
                        </w:r>
                        <w:r>
                          <w:t>_________</w:t>
                        </w:r>
                      </w:p>
                      <w:p w14:paraId="4C3547BB" w14:textId="77777777" w:rsidR="004D27ED" w:rsidRPr="004D27ED" w:rsidRDefault="004D27ED" w:rsidP="004D27ED">
                        <w:pPr>
                          <w:spacing w:after="0" w:line="240" w:lineRule="auto"/>
                          <w:rPr>
                            <w:i/>
                            <w:sz w:val="17"/>
                            <w:szCs w:val="17"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Teacher in-charge will indicate the</w:t>
                        </w:r>
                      </w:p>
                      <w:p w14:paraId="330DA082" w14:textId="77777777" w:rsidR="004D27ED" w:rsidRPr="009D0CC1" w:rsidRDefault="004D27ED" w:rsidP="004D27ED">
                        <w:pPr>
                          <w:spacing w:after="0" w:line="240" w:lineRule="auto"/>
                          <w:rPr>
                            <w:i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available time and subject of call.</w:t>
                        </w:r>
                        <w:r>
                          <w:rPr>
                            <w:i/>
                          </w:rPr>
                          <w:tab/>
                        </w:r>
                      </w:p>
                      <w:p w14:paraId="2CD37152" w14:textId="34E41BBB" w:rsidR="004D27ED" w:rsidDel="009972AF" w:rsidRDefault="004D27ED" w:rsidP="004D27ED">
                        <w:pPr>
                          <w:spacing w:after="0" w:line="240" w:lineRule="auto"/>
                          <w:jc w:val="center"/>
                          <w:rPr>
                            <w:del w:id="284" w:author="User" w:date="2020-01-22T13:01:00Z"/>
                          </w:rPr>
                        </w:pPr>
                      </w:p>
                      <w:p w14:paraId="46AF2550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Grade and Section:   _____________________</w:t>
                        </w:r>
                      </w:p>
                      <w:p w14:paraId="483755B0" w14:textId="77777777" w:rsidR="004D27ED" w:rsidRPr="009D0CC1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DDF22CC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 xml:space="preserve">Type of Counseling: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Individual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 xml:space="preserve">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Group</w:t>
                        </w:r>
                      </w:p>
                      <w:p w14:paraId="4446A821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65ACC06B" w14:textId="77777777" w:rsidR="004D27ED" w:rsidRDefault="004D27ED" w:rsidP="004D27ED">
                        <w:pPr>
                          <w:spacing w:after="0" w:line="36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Name of Student/s:</w:t>
                        </w:r>
                      </w:p>
                      <w:p w14:paraId="2F5EBF2F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1. ____________________________________</w:t>
                        </w:r>
                      </w:p>
                      <w:p w14:paraId="60D940A5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2. ____________________________________</w:t>
                        </w:r>
                      </w:p>
                      <w:p w14:paraId="0991DA3A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3. ____________________________________</w:t>
                        </w:r>
                      </w:p>
                      <w:p w14:paraId="3B6DA635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4. ____________________________________</w:t>
                        </w:r>
                      </w:p>
                      <w:p w14:paraId="788E0F80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5. ____________________________________</w:t>
                        </w:r>
                      </w:p>
                      <w:p w14:paraId="7CF58FF1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73A006DC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D341EEE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Counseling Session</w:t>
                        </w:r>
                      </w:p>
                      <w:p w14:paraId="339377CA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B67465E" w14:textId="2B73F6AE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Begin Tim</w:t>
                        </w:r>
                        <w:del w:id="285" w:author="User" w:date="2020-01-22T13:01:00Z">
                          <w:r w:rsidDel="009972AF">
                            <w:rPr>
                              <w:sz w:val="19"/>
                              <w:szCs w:val="19"/>
                            </w:rPr>
                            <w:delText>e</w:delText>
                          </w:r>
                        </w:del>
                        <w:r>
                          <w:rPr>
                            <w:sz w:val="19"/>
                            <w:szCs w:val="19"/>
                          </w:rPr>
                          <w:t>: _________________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End Time: ________________</w:t>
                        </w:r>
                      </w:p>
                      <w:p w14:paraId="040350A7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E39DB9B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CAA80FB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Noted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Received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</w:p>
                      <w:p w14:paraId="1422F574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1C2F1592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55B3EE1" w14:textId="77777777" w:rsidR="004D27ED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Guidance Counselor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Teacher/Staff In-Charge</w:t>
                        </w:r>
                      </w:p>
                      <w:p w14:paraId="28882A76" w14:textId="77777777" w:rsidR="004D27ED" w:rsidRPr="009D0CC1" w:rsidRDefault="004D27ED" w:rsidP="004D27ED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AD1B9DA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2AD39087" w14:textId="3D5FA6FC" w:rsidR="004D27ED" w:rsidRDefault="002728E3" w:rsidP="002728E3">
                        <w:pPr>
                          <w:spacing w:after="0" w:line="240" w:lineRule="auto"/>
                        </w:pP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PSHS-00-F-GCU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-04</w:t>
                        </w: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-Rev0-</w:t>
                        </w:r>
                        <w:r w:rsidR="00CA3B6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04/17/17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3E94173D" wp14:editId="65A2E2CF">
                  <wp:simplePos x="0" y="0"/>
                  <wp:positionH relativeFrom="margin">
                    <wp:posOffset>220345</wp:posOffset>
                  </wp:positionH>
                  <wp:positionV relativeFrom="paragraph">
                    <wp:posOffset>93345</wp:posOffset>
                  </wp:positionV>
                  <wp:extent cx="3519805" cy="5742940"/>
                  <wp:effectExtent l="0" t="0" r="36195" b="2286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19805" cy="5742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01B84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Philippine Science High School</w:t>
                              </w:r>
                              <w:r w:rsidR="002728E3">
                                <w:t xml:space="preserve"> System</w:t>
                              </w:r>
                            </w:p>
                            <w:p w14:paraId="33EC5572" w14:textId="77777777" w:rsidR="00483E1F" w:rsidRDefault="00483E1F" w:rsidP="00483E1F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Campus___________</w:t>
                              </w:r>
                            </w:p>
                            <w:p w14:paraId="0C96BCA0" w14:textId="77777777" w:rsidR="009D0CC1" w:rsidRDefault="009D0CC1" w:rsidP="009D0CC1">
                              <w:pPr>
                                <w:spacing w:after="0" w:line="240" w:lineRule="auto"/>
                              </w:pPr>
                            </w:p>
                            <w:p w14:paraId="0DCF012C" w14:textId="77777777" w:rsidR="009D0CC1" w:rsidRDefault="009D0CC1" w:rsidP="009D0CC1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  <w:p w14:paraId="596CAD8E" w14:textId="77777777" w:rsidR="009D0CC1" w:rsidRDefault="00D772EE" w:rsidP="009D0CC1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Guidance </w:t>
                              </w:r>
                              <w:r w:rsidR="009D0CC1">
                                <w:t>Call Slip</w:t>
                              </w:r>
                            </w:p>
                            <w:p w14:paraId="394AFFBF" w14:textId="77777777" w:rsidR="009D0CC1" w:rsidRDefault="009D0CC1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Teacher’s Copy</w:t>
                              </w:r>
                            </w:p>
                            <w:p w14:paraId="0D421017" w14:textId="77777777" w:rsidR="009D0CC1" w:rsidRDefault="009D0CC1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A7003B2" w14:textId="77777777" w:rsidR="009D0CC1" w:rsidRDefault="009D0CC1" w:rsidP="009D0CC1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764A861F" w14:textId="77777777" w:rsidR="009D0CC1" w:rsidRDefault="009D0CC1" w:rsidP="009D0CC1">
                              <w:pPr>
                                <w:spacing w:after="0" w:line="240" w:lineRule="auto"/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>Time of Call &amp; Subj: ______________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ab/>
                                <w:t>Date:</w:t>
                              </w:r>
                              <w:r w:rsidRPr="009D0CC1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t>_________</w:t>
                              </w:r>
                            </w:p>
                            <w:p w14:paraId="240857E3" w14:textId="77777777" w:rsidR="009D0CC1" w:rsidRPr="004D27ED" w:rsidRDefault="009D0CC1" w:rsidP="009D0CC1">
                              <w:pPr>
                                <w:spacing w:after="0" w:line="240" w:lineRule="auto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Teacher in-charge will indicate the</w:t>
                              </w:r>
                            </w:p>
                            <w:p w14:paraId="6F20666B" w14:textId="77777777" w:rsidR="009D0CC1" w:rsidRPr="009D0CC1" w:rsidRDefault="009D0CC1" w:rsidP="009D0CC1">
                              <w:pPr>
                                <w:spacing w:after="0" w:line="240" w:lineRule="auto"/>
                                <w:rPr>
                                  <w:i/>
                                </w:rPr>
                              </w:pPr>
                              <w:r w:rsidRPr="004D27ED">
                                <w:rPr>
                                  <w:i/>
                                  <w:sz w:val="17"/>
                                  <w:szCs w:val="17"/>
                                </w:rPr>
                                <w:t>available time and subject of call.</w:t>
                              </w:r>
                              <w:r>
                                <w:rPr>
                                  <w:i/>
                                </w:rPr>
                                <w:tab/>
                              </w:r>
                            </w:p>
                            <w:p w14:paraId="49061799" w14:textId="77777777" w:rsidR="009D0CC1" w:rsidRDefault="009D0CC1" w:rsidP="009D0CC1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  <w:p w14:paraId="09C424D3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Grade and Section:   _____________________</w:t>
                              </w:r>
                            </w:p>
                            <w:p w14:paraId="44C556C5" w14:textId="77777777" w:rsidR="009D0CC1" w:rsidRP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619E8C2C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t xml:space="preserve">Type of Counseling: 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Individual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 xml:space="preserve">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Group</w:t>
                              </w:r>
                            </w:p>
                            <w:p w14:paraId="1A744E33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7AE8C8AD" w14:textId="77777777" w:rsidR="009D0CC1" w:rsidRDefault="009D0CC1" w:rsidP="009D0CC1">
                              <w:pPr>
                                <w:spacing w:after="0" w:line="36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Name of Student/s:</w:t>
                              </w:r>
                            </w:p>
                            <w:p w14:paraId="4F677FFF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1. ____________________________________</w:t>
                              </w:r>
                            </w:p>
                            <w:p w14:paraId="50A629E2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2. ____________________________________</w:t>
                              </w:r>
                            </w:p>
                            <w:p w14:paraId="11A1B18D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3. ____________________________________</w:t>
                              </w:r>
                            </w:p>
                            <w:p w14:paraId="032517A9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4. ____________________________________</w:t>
                              </w:r>
                            </w:p>
                            <w:p w14:paraId="41097307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5. ____________________________________</w:t>
                              </w:r>
                            </w:p>
                            <w:p w14:paraId="228EBC13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8D1D7ED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055593B1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Counseling Session</w:t>
                              </w:r>
                            </w:p>
                            <w:p w14:paraId="3F0F92B1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537B5C47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Begin Time: _________________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End Time: ________________</w:t>
                              </w:r>
                            </w:p>
                            <w:p w14:paraId="3E8FF0AD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310F15E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2C0878CB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Noted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Received by: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</w:p>
                            <w:p w14:paraId="5C0ECED3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F214EA4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7BD2C92F" w14:textId="77777777" w:rsid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sz w:val="19"/>
                                  <w:szCs w:val="19"/>
                                </w:rPr>
                                <w:t>Guidance Counselor</w:t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ab/>
                                <w:t>Teacher/Staff In-Charge</w:t>
                              </w:r>
                            </w:p>
                            <w:p w14:paraId="607D0795" w14:textId="77777777" w:rsidR="009D0CC1" w:rsidRPr="009D0CC1" w:rsidRDefault="009D0CC1" w:rsidP="009D0CC1">
                              <w:pPr>
                                <w:spacing w:after="0" w:line="240" w:lineRule="auto"/>
                                <w:rPr>
                                  <w:sz w:val="19"/>
                                  <w:szCs w:val="19"/>
                                </w:rPr>
                              </w:pPr>
                            </w:p>
                            <w:p w14:paraId="3798D48B" w14:textId="77777777" w:rsidR="002728E3" w:rsidRDefault="002728E3" w:rsidP="002728E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</w:p>
                            <w:p w14:paraId="7D1EA42C" w14:textId="3EC2E33A" w:rsidR="009D0CC1" w:rsidRDefault="002728E3" w:rsidP="002728E3">
                              <w:pPr>
                                <w:spacing w:after="0" w:line="240" w:lineRule="auto"/>
                              </w:pP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PSHS-00-F-GCU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-04</w:t>
                              </w:r>
                              <w:r w:rsidRPr="00B2615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-Rev0-</w:t>
                              </w:r>
                              <w:r w:rsidR="00CA3B6E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04/17/17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E94173D" id="_x0000_s1029" type="#_x0000_t202" style="position:absolute;margin-left:17.35pt;margin-top:7.35pt;width:277.15pt;height:452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" strokeweight="1.5pt">
                  <v:textbox>
                    <w:txbxContent>
                      <w:p w14:paraId="1BC01B84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Philippine Science High School</w:t>
                        </w:r>
                        <w:r w:rsidR="002728E3">
                          <w:t xml:space="preserve"> System</w:t>
                        </w:r>
                      </w:p>
                      <w:p w14:paraId="33EC5572" w14:textId="77777777" w:rsidR="00483E1F" w:rsidRDefault="00483E1F" w:rsidP="00483E1F">
                        <w:pPr>
                          <w:spacing w:after="0" w:line="240" w:lineRule="auto"/>
                          <w:jc w:val="center"/>
                        </w:pPr>
                        <w:r>
                          <w:t>Campus___________</w:t>
                        </w:r>
                      </w:p>
                      <w:p w14:paraId="0C96BCA0" w14:textId="77777777" w:rsidR="009D0CC1" w:rsidRDefault="009D0CC1" w:rsidP="009D0CC1">
                        <w:pPr>
                          <w:spacing w:after="0" w:line="240" w:lineRule="auto"/>
                        </w:pPr>
                      </w:p>
                      <w:p w14:paraId="0DCF012C" w14:textId="77777777" w:rsidR="009D0CC1" w:rsidRDefault="009D0CC1" w:rsidP="009D0CC1">
                        <w:pPr>
                          <w:spacing w:after="0" w:line="240" w:lineRule="auto"/>
                          <w:jc w:val="center"/>
                        </w:pPr>
                      </w:p>
                      <w:p w14:paraId="596CAD8E" w14:textId="77777777" w:rsidR="009D0CC1" w:rsidRDefault="00D772EE" w:rsidP="009D0CC1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Guidance </w:t>
                        </w:r>
                        <w:r w:rsidR="009D0CC1">
                          <w:t>Call Slip</w:t>
                        </w:r>
                      </w:p>
                      <w:p w14:paraId="394AFFBF" w14:textId="77777777" w:rsidR="009D0CC1" w:rsidRDefault="009D0CC1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Teacher’s Copy</w:t>
                        </w:r>
                      </w:p>
                      <w:p w14:paraId="0D421017" w14:textId="77777777" w:rsidR="009D0CC1" w:rsidRDefault="009D0CC1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3A7003B2" w14:textId="77777777" w:rsidR="009D0CC1" w:rsidRDefault="009D0CC1" w:rsidP="009D0CC1">
                        <w:pPr>
                          <w:spacing w:after="0" w:line="240" w:lineRule="auto"/>
                          <w:jc w:val="center"/>
                          <w:rPr>
                            <w:i/>
                          </w:rPr>
                        </w:pPr>
                      </w:p>
                      <w:p w14:paraId="764A861F" w14:textId="77777777" w:rsidR="009D0CC1" w:rsidRDefault="009D0CC1" w:rsidP="009D0CC1">
                        <w:pPr>
                          <w:spacing w:after="0" w:line="240" w:lineRule="auto"/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>Time of Call &amp; Subj: ______________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</w:r>
                        <w:r w:rsidRPr="009D0CC1">
                          <w:rPr>
                            <w:sz w:val="19"/>
                            <w:szCs w:val="19"/>
                          </w:rPr>
                          <w:tab/>
                          <w:t>Date:</w:t>
                        </w:r>
                        <w:r w:rsidRPr="009D0CC1">
                          <w:rPr>
                            <w:sz w:val="20"/>
                          </w:rPr>
                          <w:t xml:space="preserve"> </w:t>
                        </w:r>
                        <w:r>
                          <w:t>_________</w:t>
                        </w:r>
                      </w:p>
                      <w:p w14:paraId="240857E3" w14:textId="77777777" w:rsidR="009D0CC1" w:rsidRPr="004D27ED" w:rsidRDefault="009D0CC1" w:rsidP="009D0CC1">
                        <w:pPr>
                          <w:spacing w:after="0" w:line="240" w:lineRule="auto"/>
                          <w:rPr>
                            <w:i/>
                            <w:sz w:val="17"/>
                            <w:szCs w:val="17"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Teacher in-charge will indicate the</w:t>
                        </w:r>
                      </w:p>
                      <w:p w14:paraId="6F20666B" w14:textId="77777777" w:rsidR="009D0CC1" w:rsidRPr="009D0CC1" w:rsidRDefault="009D0CC1" w:rsidP="009D0CC1">
                        <w:pPr>
                          <w:spacing w:after="0" w:line="240" w:lineRule="auto"/>
                          <w:rPr>
                            <w:i/>
                          </w:rPr>
                        </w:pPr>
                        <w:r w:rsidRPr="004D27ED">
                          <w:rPr>
                            <w:i/>
                            <w:sz w:val="17"/>
                            <w:szCs w:val="17"/>
                          </w:rPr>
                          <w:t>available time and subject of call.</w:t>
                        </w:r>
                        <w:r>
                          <w:rPr>
                            <w:i/>
                          </w:rPr>
                          <w:tab/>
                        </w:r>
                      </w:p>
                      <w:p w14:paraId="49061799" w14:textId="77777777" w:rsidR="009D0CC1" w:rsidRDefault="009D0CC1" w:rsidP="009D0CC1">
                        <w:pPr>
                          <w:spacing w:after="0" w:line="240" w:lineRule="auto"/>
                          <w:jc w:val="center"/>
                        </w:pPr>
                      </w:p>
                      <w:p w14:paraId="09C424D3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Grade and Section:   _____________________</w:t>
                        </w:r>
                      </w:p>
                      <w:p w14:paraId="44C556C5" w14:textId="77777777" w:rsidR="009D0CC1" w:rsidRP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619E8C2C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 w:rsidRPr="009D0CC1">
                          <w:rPr>
                            <w:sz w:val="19"/>
                            <w:szCs w:val="19"/>
                          </w:rPr>
                          <w:t xml:space="preserve">Type of Counseling: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Individual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 xml:space="preserve">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Group</w:t>
                        </w:r>
                      </w:p>
                      <w:p w14:paraId="1A744E33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7AE8C8AD" w14:textId="77777777" w:rsidR="009D0CC1" w:rsidRDefault="009D0CC1" w:rsidP="009D0CC1">
                        <w:pPr>
                          <w:spacing w:after="0" w:line="36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Name of Student/s:</w:t>
                        </w:r>
                      </w:p>
                      <w:p w14:paraId="4F677FFF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1. ____________________________________</w:t>
                        </w:r>
                      </w:p>
                      <w:p w14:paraId="50A629E2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2. ____________________________________</w:t>
                        </w:r>
                      </w:p>
                      <w:p w14:paraId="11A1B18D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3. ____________________________________</w:t>
                        </w:r>
                      </w:p>
                      <w:p w14:paraId="032517A9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4. ____________________________________</w:t>
                        </w:r>
                      </w:p>
                      <w:p w14:paraId="41097307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5. ____________________________________</w:t>
                        </w:r>
                      </w:p>
                      <w:p w14:paraId="228EBC13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8D1D7ED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055593B1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Counseling Session</w:t>
                        </w:r>
                      </w:p>
                      <w:p w14:paraId="3F0F92B1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537B5C47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Begin Time: _________________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End Time: ________________</w:t>
                        </w:r>
                      </w:p>
                      <w:p w14:paraId="3E8FF0AD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310F15E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2C0878CB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Noted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Received by: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</w:p>
                      <w:p w14:paraId="5C0ECED3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F214EA4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7BD2C92F" w14:textId="77777777" w:rsid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Guidance Counselor</w:t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sz w:val="19"/>
                            <w:szCs w:val="19"/>
                          </w:rPr>
                          <w:tab/>
                          <w:t>Teacher/Staff In-Charge</w:t>
                        </w:r>
                      </w:p>
                      <w:p w14:paraId="607D0795" w14:textId="77777777" w:rsidR="009D0CC1" w:rsidRPr="009D0CC1" w:rsidRDefault="009D0CC1" w:rsidP="009D0CC1">
                        <w:pPr>
                          <w:spacing w:after="0" w:line="240" w:lineRule="auto"/>
                          <w:rPr>
                            <w:sz w:val="19"/>
                            <w:szCs w:val="19"/>
                          </w:rPr>
                        </w:pPr>
                      </w:p>
                      <w:p w14:paraId="3798D48B" w14:textId="77777777" w:rsidR="002728E3" w:rsidRDefault="002728E3" w:rsidP="002728E3">
                        <w:pPr>
                          <w:spacing w:after="0" w:line="240" w:lineRule="auto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  <w:p w14:paraId="7D1EA42C" w14:textId="3EC2E33A" w:rsidR="009D0CC1" w:rsidRDefault="002728E3" w:rsidP="002728E3">
                        <w:pPr>
                          <w:spacing w:after="0" w:line="240" w:lineRule="auto"/>
                        </w:pP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PSHS-00-F-GCU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-04</w:t>
                        </w:r>
                        <w:r w:rsidRPr="00B2615B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-Rev0-</w:t>
                        </w:r>
                        <w:r w:rsidR="00CA3B6E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04/17/17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0464" behindDoc="0" locked="0" layoutInCell="1" allowOverlap="1" wp14:anchorId="28D0E6AB" wp14:editId="712DEB7C">
                  <wp:simplePos x="0" y="0"/>
                  <wp:positionH relativeFrom="column">
                    <wp:posOffset>2127885</wp:posOffset>
                  </wp:positionH>
                  <wp:positionV relativeFrom="paragraph">
                    <wp:posOffset>11296015</wp:posOffset>
                  </wp:positionV>
                  <wp:extent cx="1479550" cy="635"/>
                  <wp:effectExtent l="0" t="0" r="44450" b="50165"/>
                  <wp:wrapNone/>
                  <wp:docPr id="197" name="Straight Connector 19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479550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5DC18ACE" id="Straight Connector 197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55pt,889.45pt" to="284.05pt,889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" strokecolor="black [3200]" strokeweight=".5pt">
                  <v:stroke joinstyle="miter"/>
                </v:lin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1488" behindDoc="0" locked="0" layoutInCell="1" allowOverlap="1" wp14:anchorId="09AFEB30" wp14:editId="3CDE3CB8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11295380</wp:posOffset>
                  </wp:positionV>
                  <wp:extent cx="1568450" cy="0"/>
                  <wp:effectExtent l="0" t="0" r="31750" b="25400"/>
                  <wp:wrapNone/>
                  <wp:docPr id="198" name="Straight Connector 19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568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C4B3E26" id="Straight Connector 19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pt,889.4pt" to="147.9pt,88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07392" behindDoc="0" locked="0" layoutInCell="1" allowOverlap="1" wp14:anchorId="34CC4619" wp14:editId="1BA9EC19">
                  <wp:simplePos x="0" y="0"/>
                  <wp:positionH relativeFrom="column">
                    <wp:posOffset>5702300</wp:posOffset>
                  </wp:positionH>
                  <wp:positionV relativeFrom="paragraph">
                    <wp:posOffset>11283315</wp:posOffset>
                  </wp:positionV>
                  <wp:extent cx="1479550" cy="635"/>
                  <wp:effectExtent l="0" t="0" r="44450" b="50165"/>
                  <wp:wrapNone/>
                  <wp:docPr id="195" name="Straight Connector 19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479550" cy="6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600942FE" id="Straight Connector 195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888.45pt" to="565.5pt,888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" strokecolor="black [3200]" strokeweight=".5pt">
                  <v:stroke joinstyle="miter"/>
                </v:line>
              </w:pict>
            </mc:Fallback>
          </mc:AlternateContent>
        </w:r>
        <w:r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08416" behindDoc="0" locked="0" layoutInCell="1" allowOverlap="1" wp14:anchorId="60D34BB4" wp14:editId="250C2351">
                  <wp:simplePos x="0" y="0"/>
                  <wp:positionH relativeFrom="column">
                    <wp:posOffset>3884295</wp:posOffset>
                  </wp:positionH>
                  <wp:positionV relativeFrom="paragraph">
                    <wp:posOffset>11282680</wp:posOffset>
                  </wp:positionV>
                  <wp:extent cx="1568450" cy="0"/>
                  <wp:effectExtent l="0" t="0" r="31750" b="25400"/>
                  <wp:wrapNone/>
                  <wp:docPr id="196" name="Straight Connector 19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568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EF95652" id="Straight Connector 19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85pt,888.4pt" to="429.35pt,888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 w:rsidR="00074486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8656" behindDoc="0" locked="0" layoutInCell="1" allowOverlap="1" wp14:anchorId="5DB3959E" wp14:editId="00BCB052">
                  <wp:simplePos x="0" y="0"/>
                  <wp:positionH relativeFrom="column">
                    <wp:posOffset>5415580</wp:posOffset>
                  </wp:positionH>
                  <wp:positionV relativeFrom="paragraph">
                    <wp:posOffset>7745730</wp:posOffset>
                  </wp:positionV>
                  <wp:extent cx="1854524" cy="215661"/>
                  <wp:effectExtent l="0" t="0" r="0" b="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54524" cy="215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2BCB1" w14:textId="77777777" w:rsidR="00074486" w:rsidRDefault="00074486" w:rsidP="00074486"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       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Call for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Referral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DB3959E" id="Text Box 5" o:spid="_x0000_s1030" type="#_x0000_t202" style="position:absolute;margin-left:426.4pt;margin-top:609.9pt;width:146.05pt;height:1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" fillcolor="white [3201]" stroked="f" strokeweight=".5pt">
                  <v:textbox>
                    <w:txbxContent>
                      <w:p w14:paraId="3D42BCB1" w14:textId="77777777" w:rsidR="00074486" w:rsidRDefault="00074486" w:rsidP="00074486">
                        <w:r>
                          <w:rPr>
                            <w:sz w:val="19"/>
                            <w:szCs w:val="19"/>
                          </w:rPr>
                          <w:t xml:space="preserve">          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Call for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Referral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074486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6608" behindDoc="0" locked="0" layoutInCell="1" allowOverlap="1" wp14:anchorId="38401CFC" wp14:editId="015F2A01">
                  <wp:simplePos x="0" y="0"/>
                  <wp:positionH relativeFrom="column">
                    <wp:posOffset>1878330</wp:posOffset>
                  </wp:positionH>
                  <wp:positionV relativeFrom="paragraph">
                    <wp:posOffset>7746101</wp:posOffset>
                  </wp:positionV>
                  <wp:extent cx="1854524" cy="215661"/>
                  <wp:effectExtent l="0" t="0" r="0" b="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54524" cy="215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80DF59" w14:textId="77777777" w:rsidR="00074486" w:rsidRDefault="00074486" w:rsidP="00074486"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       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Call for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Referral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8401CFC" id="Text Box 4" o:spid="_x0000_s1031" type="#_x0000_t202" style="position:absolute;margin-left:147.9pt;margin-top:609.95pt;width:146.05pt;height:1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" fillcolor="white [3201]" stroked="f" strokeweight=".5pt">
                  <v:textbox>
                    <w:txbxContent>
                      <w:p w14:paraId="7480DF59" w14:textId="77777777" w:rsidR="00074486" w:rsidRDefault="00074486" w:rsidP="00074486">
                        <w:r>
                          <w:rPr>
                            <w:sz w:val="19"/>
                            <w:szCs w:val="19"/>
                          </w:rPr>
                          <w:t xml:space="preserve">          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Call for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Referral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074486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4560" behindDoc="0" locked="0" layoutInCell="1" allowOverlap="1" wp14:anchorId="6119C04B" wp14:editId="6AD7709F">
                  <wp:simplePos x="0" y="0"/>
                  <wp:positionH relativeFrom="column">
                    <wp:posOffset>5373286</wp:posOffset>
                  </wp:positionH>
                  <wp:positionV relativeFrom="paragraph">
                    <wp:posOffset>2086910</wp:posOffset>
                  </wp:positionV>
                  <wp:extent cx="1854524" cy="215661"/>
                  <wp:effectExtent l="0" t="0" r="0" b="0"/>
                  <wp:wrapNone/>
                  <wp:docPr id="3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54524" cy="215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0B6CB" w14:textId="77777777" w:rsidR="00074486" w:rsidRDefault="00074486" w:rsidP="00074486"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       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Call for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Referral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119C04B" id="Text Box 3" o:spid="_x0000_s1032" type="#_x0000_t202" style="position:absolute;margin-left:423.1pt;margin-top:164.3pt;width:146.05pt;height:1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" fillcolor="white [3201]" stroked="f" strokeweight=".5pt">
                  <v:textbox>
                    <w:txbxContent>
                      <w:p w14:paraId="5A90B6CB" w14:textId="77777777" w:rsidR="00074486" w:rsidRDefault="00074486" w:rsidP="00074486">
                        <w:r>
                          <w:rPr>
                            <w:sz w:val="19"/>
                            <w:szCs w:val="19"/>
                          </w:rPr>
                          <w:t xml:space="preserve">          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Call for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Referral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074486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12512" behindDoc="0" locked="0" layoutInCell="1" allowOverlap="1" wp14:anchorId="0803E3B8" wp14:editId="6CC1AED2">
                  <wp:simplePos x="0" y="0"/>
                  <wp:positionH relativeFrom="column">
                    <wp:posOffset>1831089</wp:posOffset>
                  </wp:positionH>
                  <wp:positionV relativeFrom="paragraph">
                    <wp:posOffset>2089881</wp:posOffset>
                  </wp:positionV>
                  <wp:extent cx="1854524" cy="215661"/>
                  <wp:effectExtent l="0" t="0" r="0" b="0"/>
                  <wp:wrapNone/>
                  <wp:docPr id="2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54524" cy="215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586031" w14:textId="77777777" w:rsidR="00074486" w:rsidRDefault="00074486"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         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Call for      </w:t>
                              </w:r>
                              <w:r w:rsidRPr="009D0CC1">
                                <w:rPr>
                                  <w:sz w:val="19"/>
                                  <w:szCs w:val="19"/>
                                </w:rPr>
                                <w:sym w:font="Wingdings" w:char="F0A8"/>
                              </w:r>
                              <w:r>
                                <w:rPr>
                                  <w:sz w:val="19"/>
                                  <w:szCs w:val="19"/>
                                </w:rPr>
                                <w:t xml:space="preserve"> Referral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803E3B8" id="_x0000_s1033" type="#_x0000_t202" style="position:absolute;margin-left:144.2pt;margin-top:164.55pt;width:146.05pt;height:1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" fillcolor="white [3201]" stroked="f" strokeweight=".5pt">
                  <v:textbox>
                    <w:txbxContent>
                      <w:p w14:paraId="22586031" w14:textId="77777777" w:rsidR="00074486" w:rsidRDefault="00074486">
                        <w:r>
                          <w:rPr>
                            <w:sz w:val="19"/>
                            <w:szCs w:val="19"/>
                          </w:rPr>
                          <w:t xml:space="preserve">          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Call for      </w:t>
                        </w:r>
                        <w:r w:rsidRPr="009D0CC1">
                          <w:rPr>
                            <w:sz w:val="19"/>
                            <w:szCs w:val="19"/>
                          </w:rPr>
                          <w:sym w:font="Wingdings" w:char="F0A8"/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Referral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08265C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05344" behindDoc="0" locked="0" layoutInCell="1" allowOverlap="1" wp14:anchorId="77615FE0" wp14:editId="6DA80B6F">
                  <wp:simplePos x="0" y="0"/>
                  <wp:positionH relativeFrom="column">
                    <wp:posOffset>3864091</wp:posOffset>
                  </wp:positionH>
                  <wp:positionV relativeFrom="paragraph">
                    <wp:posOffset>5401945</wp:posOffset>
                  </wp:positionV>
                  <wp:extent cx="1568450" cy="0"/>
                  <wp:effectExtent l="0" t="0" r="31750" b="19050"/>
                  <wp:wrapNone/>
                  <wp:docPr id="194" name="Straight Connector 19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568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6882B19A" id="Straight Connector 19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5pt,425.35pt" to="427.75pt,425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 w:rsidR="0008265C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703296" behindDoc="0" locked="0" layoutInCell="1" allowOverlap="1" wp14:anchorId="62CB934A" wp14:editId="36DE625D">
                  <wp:simplePos x="0" y="0"/>
                  <wp:positionH relativeFrom="column">
                    <wp:posOffset>5682067</wp:posOffset>
                  </wp:positionH>
                  <wp:positionV relativeFrom="paragraph">
                    <wp:posOffset>5402580</wp:posOffset>
                  </wp:positionV>
                  <wp:extent cx="1479792" cy="650"/>
                  <wp:effectExtent l="0" t="0" r="25400" b="37465"/>
                  <wp:wrapNone/>
                  <wp:docPr id="193" name="Straight Connector 19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479792" cy="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7D6F8EA0" id="Straight Connector 19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4pt,425.4pt" to="563.9pt,425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" strokecolor="black [3200]" strokeweight=".5pt">
                  <v:stroke joinstyle="miter"/>
                </v:line>
              </w:pict>
            </mc:Fallback>
          </mc:AlternateContent>
        </w:r>
        <w:r w:rsidR="0008265C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92032" behindDoc="0" locked="0" layoutInCell="1" allowOverlap="1" wp14:anchorId="0C705385" wp14:editId="4C40BE9A">
                  <wp:simplePos x="0" y="0"/>
                  <wp:positionH relativeFrom="column">
                    <wp:posOffset>2130420</wp:posOffset>
                  </wp:positionH>
                  <wp:positionV relativeFrom="paragraph">
                    <wp:posOffset>5403845</wp:posOffset>
                  </wp:positionV>
                  <wp:extent cx="1479792" cy="650"/>
                  <wp:effectExtent l="0" t="0" r="25400" b="37465"/>
                  <wp:wrapNone/>
                  <wp:docPr id="23" name="Straight Connector 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479792" cy="6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02F95A19" id="Straight Connector 2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425.5pt" to="284.25pt,425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" strokecolor="black [3200]" strokeweight=".5pt">
                  <v:stroke joinstyle="miter"/>
                </v:line>
              </w:pict>
            </mc:Fallback>
          </mc:AlternateContent>
        </w:r>
        <w:r w:rsidR="0008265C" w:rsidDel="009972AF">
          <w:rPr>
            <w:noProof/>
            <w:lang w:eastAsia="en-PH"/>
          </w:rPr>
          <mc:AlternateContent>
            <mc:Choice Requires="wps">
              <w:drawing>
                <wp:anchor distT="0" distB="0" distL="114300" distR="114300" simplePos="0" relativeHeight="251691008" behindDoc="0" locked="0" layoutInCell="1" allowOverlap="1" wp14:anchorId="6ADCF701" wp14:editId="39FCD222">
                  <wp:simplePos x="0" y="0"/>
                  <wp:positionH relativeFrom="column">
                    <wp:posOffset>333276</wp:posOffset>
                  </wp:positionH>
                  <wp:positionV relativeFrom="paragraph">
                    <wp:posOffset>5408961</wp:posOffset>
                  </wp:positionV>
                  <wp:extent cx="1568450" cy="0"/>
                  <wp:effectExtent l="0" t="0" r="31750" b="19050"/>
                  <wp:wrapNone/>
                  <wp:docPr id="22" name="Straight Connector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568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mo="http://schemas.microsoft.com/office/mac/office/2008/main" xmlns:mv="urn:schemas-microsoft-com:mac:v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5A4BC3BD" id="Straight Connector 2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25pt,425.9pt" to="149.75pt,425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" strokecolor="black [3200]" strokeweight=".5pt">
                  <v:stroke joinstyle="miter"/>
                </v:line>
              </w:pict>
            </mc:Fallback>
          </mc:AlternateContent>
        </w:r>
      </w:del>
      <w:ins w:id="316" w:author="eileen" w:date="2019-02-20T13:02:00Z">
        <w:del w:id="317" w:author="User" w:date="2020-01-22T13:01:00Z">
          <w:r w:rsidR="008F47F7" w:rsidDel="009972AF">
            <w:delText xml:space="preserve">     </w:delText>
          </w:r>
        </w:del>
      </w:ins>
    </w:p>
    <w:p w14:paraId="42B86314" w14:textId="1D7EFB1B" w:rsidR="008F47F7" w:rsidDel="009972AF" w:rsidRDefault="008F47F7">
      <w:pPr>
        <w:rPr>
          <w:ins w:id="318" w:author="eileen" w:date="2019-02-20T13:03:00Z"/>
          <w:del w:id="319" w:author="User" w:date="2020-01-22T13:01:00Z"/>
        </w:rPr>
      </w:pPr>
      <w:ins w:id="320" w:author="eileen" w:date="2019-02-20T13:03:00Z">
        <w:del w:id="321" w:author="User" w:date="2020-01-22T13:01:00Z">
          <w:r w:rsidDel="009972AF">
            <w:br w:type="page"/>
          </w:r>
        </w:del>
      </w:ins>
    </w:p>
    <w:p w14:paraId="67C496AD" w14:textId="77777777" w:rsidR="008F47F7" w:rsidDel="009972AF" w:rsidRDefault="008F47F7">
      <w:pPr>
        <w:rPr>
          <w:ins w:id="322" w:author="eileen" w:date="2019-02-20T13:02:00Z"/>
          <w:del w:id="323" w:author="User" w:date="2020-01-22T13:01:00Z"/>
        </w:rPr>
        <w:pPrChange w:id="324" w:author="User" w:date="2020-01-22T13:01:00Z">
          <w:pPr>
            <w:spacing w:after="0" w:line="240" w:lineRule="auto"/>
          </w:pPr>
        </w:pPrChange>
      </w:pPr>
    </w:p>
    <w:p w14:paraId="7E49AA29" w14:textId="6B2DE6E6" w:rsidR="008F47F7" w:rsidRDefault="008F47F7">
      <w:pPr>
        <w:pPrChange w:id="325" w:author="User" w:date="2020-01-22T13:01:00Z">
          <w:pPr>
            <w:spacing w:after="0" w:line="240" w:lineRule="auto"/>
          </w:pPr>
        </w:pPrChange>
      </w:pPr>
    </w:p>
    <w:sectPr w:rsidR="008F47F7" w:rsidSect="009D0CC1">
      <w:pgSz w:w="12240" w:h="20160" w:code="5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62DB7"/>
    <w:multiLevelType w:val="multilevel"/>
    <w:tmpl w:val="E3E6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22474"/>
    <w:multiLevelType w:val="multilevel"/>
    <w:tmpl w:val="4F44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16A86"/>
    <w:multiLevelType w:val="multilevel"/>
    <w:tmpl w:val="EFD4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74DCD"/>
    <w:multiLevelType w:val="multilevel"/>
    <w:tmpl w:val="08B4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ileen">
    <w15:presenceInfo w15:providerId="None" w15:userId="eileen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195"/>
    <w:rsid w:val="00074486"/>
    <w:rsid w:val="0008265C"/>
    <w:rsid w:val="001C5195"/>
    <w:rsid w:val="002728E3"/>
    <w:rsid w:val="003F72EF"/>
    <w:rsid w:val="00483E1F"/>
    <w:rsid w:val="004D27ED"/>
    <w:rsid w:val="005257BF"/>
    <w:rsid w:val="005A1781"/>
    <w:rsid w:val="008F2B23"/>
    <w:rsid w:val="008F47F7"/>
    <w:rsid w:val="009972AF"/>
    <w:rsid w:val="009C1C1E"/>
    <w:rsid w:val="009C6D67"/>
    <w:rsid w:val="009D0CC1"/>
    <w:rsid w:val="009F70A2"/>
    <w:rsid w:val="00AE1C31"/>
    <w:rsid w:val="00C04BB4"/>
    <w:rsid w:val="00CA3B6E"/>
    <w:rsid w:val="00CA4916"/>
    <w:rsid w:val="00D61020"/>
    <w:rsid w:val="00D772EE"/>
    <w:rsid w:val="00FE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EEF5"/>
  <w15:chartTrackingRefBased/>
  <w15:docId w15:val="{4C2EEF23-6F71-46B2-B608-7EDEAB7B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4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10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0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C6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1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854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User</cp:lastModifiedBy>
  <cp:revision>14</cp:revision>
  <cp:lastPrinted>2016-12-15T02:51:00Z</cp:lastPrinted>
  <dcterms:created xsi:type="dcterms:W3CDTF">2017-02-07T01:57:00Z</dcterms:created>
  <dcterms:modified xsi:type="dcterms:W3CDTF">2020-01-30T04:15:00Z</dcterms:modified>
</cp:coreProperties>
</file>