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B9B339" w14:textId="77777777" w:rsidR="006A3E29" w:rsidRPr="0059017C" w:rsidRDefault="006A3E29" w:rsidP="0059017C">
      <w:pPr>
        <w:spacing w:after="0"/>
        <w:jc w:val="center"/>
        <w:rPr>
          <w:b/>
          <w:color w:val="000000" w:themeColor="text1"/>
        </w:rPr>
      </w:pPr>
      <w:bookmarkStart w:id="0" w:name="_GoBack"/>
      <w:bookmarkEnd w:id="0"/>
      <w:r w:rsidRPr="0059017C">
        <w:rPr>
          <w:b/>
          <w:color w:val="000000" w:themeColor="text1"/>
        </w:rPr>
        <w:t>P</w:t>
      </w:r>
      <w:r w:rsidR="00BF31DA" w:rsidRPr="0059017C">
        <w:rPr>
          <w:b/>
          <w:color w:val="000000" w:themeColor="text1"/>
        </w:rPr>
        <w:t xml:space="preserve">HILIPPINE SCIENCE HIGH SCHOOL </w:t>
      </w:r>
      <w:r w:rsidR="00193EAE" w:rsidRPr="0059017C">
        <w:rPr>
          <w:b/>
          <w:color w:val="000000" w:themeColor="text1"/>
        </w:rPr>
        <w:t>SYSTEM</w:t>
      </w:r>
    </w:p>
    <w:p w14:paraId="661D8DB6" w14:textId="0F1C20F4" w:rsidR="00BF31DA" w:rsidRPr="0059017C" w:rsidRDefault="00BF31DA" w:rsidP="0059017C">
      <w:pPr>
        <w:spacing w:after="0"/>
        <w:jc w:val="center"/>
        <w:rPr>
          <w:color w:val="000000" w:themeColor="text1"/>
        </w:rPr>
      </w:pPr>
      <w:r w:rsidRPr="0059017C">
        <w:rPr>
          <w:b/>
          <w:color w:val="000000" w:themeColor="text1"/>
        </w:rPr>
        <w:t>CAMPUS</w:t>
      </w:r>
      <w:r w:rsidR="00DB653A">
        <w:rPr>
          <w:b/>
          <w:color w:val="000000" w:themeColor="text1"/>
        </w:rPr>
        <w:t xml:space="preserve">: </w:t>
      </w:r>
      <w:r w:rsidR="0059017C" w:rsidRPr="0059017C">
        <w:rPr>
          <w:b/>
          <w:color w:val="000000" w:themeColor="text1"/>
        </w:rPr>
        <w:t>________________________</w:t>
      </w:r>
      <w:r w:rsidR="00193EAE" w:rsidRPr="0059017C">
        <w:rPr>
          <w:b/>
          <w:color w:val="000000" w:themeColor="text1"/>
        </w:rPr>
        <w:t>_</w:t>
      </w:r>
    </w:p>
    <w:p w14:paraId="16D27090" w14:textId="77777777" w:rsidR="006A3E29" w:rsidRPr="0059017C" w:rsidRDefault="00BF31DA" w:rsidP="006A3E29">
      <w:pPr>
        <w:spacing w:after="0"/>
        <w:rPr>
          <w:b/>
          <w:color w:val="000000" w:themeColor="text1"/>
        </w:rPr>
      </w:pPr>
      <w:r w:rsidRPr="0059017C">
        <w:rPr>
          <w:color w:val="000000" w:themeColor="text1"/>
        </w:rPr>
        <w:tab/>
      </w:r>
      <w:r w:rsidRPr="0059017C">
        <w:rPr>
          <w:color w:val="000000" w:themeColor="text1"/>
        </w:rPr>
        <w:tab/>
      </w:r>
    </w:p>
    <w:p w14:paraId="2234F7F1" w14:textId="77777777" w:rsidR="00A8032B" w:rsidRPr="0059017C" w:rsidRDefault="00A8032B" w:rsidP="006A3E29">
      <w:pPr>
        <w:spacing w:after="0"/>
        <w:rPr>
          <w:color w:val="000000" w:themeColor="text1"/>
        </w:rPr>
      </w:pPr>
    </w:p>
    <w:p w14:paraId="651891CB" w14:textId="77777777" w:rsidR="00A8032B" w:rsidRPr="0059017C" w:rsidRDefault="00A8032B" w:rsidP="00A8032B">
      <w:pPr>
        <w:spacing w:after="0"/>
        <w:jc w:val="center"/>
        <w:rPr>
          <w:b/>
          <w:color w:val="000000" w:themeColor="text1"/>
        </w:rPr>
      </w:pPr>
      <w:r w:rsidRPr="0059017C">
        <w:rPr>
          <w:b/>
          <w:color w:val="000000" w:themeColor="text1"/>
        </w:rPr>
        <w:t>RESIDENCE HALL CONTRACT</w:t>
      </w:r>
    </w:p>
    <w:p w14:paraId="7A9E1041" w14:textId="77777777" w:rsidR="00A8032B" w:rsidRPr="0059017C" w:rsidRDefault="000C62EA" w:rsidP="00A8032B">
      <w:pPr>
        <w:spacing w:after="0"/>
        <w:jc w:val="center"/>
        <w:rPr>
          <w:b/>
          <w:color w:val="000000" w:themeColor="text1"/>
        </w:rPr>
      </w:pPr>
      <w:r w:rsidRPr="0059017C">
        <w:rPr>
          <w:b/>
          <w:color w:val="000000" w:themeColor="text1"/>
        </w:rPr>
        <w:t>SY _____________</w:t>
      </w:r>
    </w:p>
    <w:p w14:paraId="1CE282F4" w14:textId="77777777" w:rsidR="00A8032B" w:rsidRPr="0059017C" w:rsidRDefault="00A8032B" w:rsidP="00A8032B">
      <w:pPr>
        <w:spacing w:after="0"/>
        <w:jc w:val="center"/>
        <w:rPr>
          <w:color w:val="000000" w:themeColor="text1"/>
        </w:rPr>
      </w:pPr>
      <w:r w:rsidRPr="0059017C">
        <w:rPr>
          <w:color w:val="000000" w:themeColor="text1"/>
        </w:rPr>
        <w:t>(Please accomplish in three (3) copies)</w:t>
      </w:r>
    </w:p>
    <w:p w14:paraId="38C68F80" w14:textId="50F9600C" w:rsidR="00A8032B" w:rsidRPr="0059017C" w:rsidRDefault="00C31F9C" w:rsidP="00A8032B">
      <w:pPr>
        <w:spacing w:after="0"/>
        <w:jc w:val="center"/>
        <w:rPr>
          <w:color w:val="000000" w:themeColor="text1"/>
        </w:rPr>
      </w:pPr>
      <w:ins w:id="1" w:author="Kenneth Balili" w:date="2019-12-16T17:08:00Z">
        <w:r>
          <w:rPr>
            <w:color w:val="000000" w:themeColor="text1"/>
          </w:rPr>
          <w:t xml:space="preserve"> </w:t>
        </w:r>
      </w:ins>
    </w:p>
    <w:p w14:paraId="347BF891" w14:textId="77777777" w:rsidR="00A8032B" w:rsidRPr="0059017C" w:rsidRDefault="00A8032B" w:rsidP="004E2BB7">
      <w:pPr>
        <w:spacing w:after="0" w:line="360" w:lineRule="auto"/>
        <w:jc w:val="both"/>
        <w:rPr>
          <w:color w:val="000000" w:themeColor="text1"/>
        </w:rPr>
      </w:pPr>
      <w:r w:rsidRPr="0059017C">
        <w:rPr>
          <w:color w:val="000000" w:themeColor="text1"/>
        </w:rPr>
        <w:t xml:space="preserve">I, </w:t>
      </w:r>
      <w:r w:rsidR="004E2BB7" w:rsidRPr="0059017C">
        <w:rPr>
          <w:color w:val="000000" w:themeColor="text1"/>
        </w:rPr>
        <w:t xml:space="preserve">________________________________________________________, _________________ years old with home </w:t>
      </w:r>
      <w:r w:rsidR="004E2BB7" w:rsidRPr="00EA6A88">
        <w:rPr>
          <w:color w:val="000000" w:themeColor="text1"/>
        </w:rPr>
        <w:t>address</w:t>
      </w:r>
      <w:r w:rsidRPr="00EA6A88">
        <w:rPr>
          <w:color w:val="000000" w:themeColor="text1"/>
        </w:rPr>
        <w:t xml:space="preserve"> </w:t>
      </w:r>
      <w:r w:rsidR="004E2BB7" w:rsidRPr="00EA6A88">
        <w:rPr>
          <w:color w:val="000000" w:themeColor="text1"/>
        </w:rPr>
        <w:t>____________________________________________________________</w:t>
      </w:r>
      <w:r w:rsidR="004E2BB7" w:rsidRPr="0059017C">
        <w:rPr>
          <w:b/>
          <w:color w:val="000000" w:themeColor="text1"/>
        </w:rPr>
        <w:t xml:space="preserve"> </w:t>
      </w:r>
      <w:r w:rsidR="004E2BB7" w:rsidRPr="0059017C">
        <w:rPr>
          <w:color w:val="000000" w:themeColor="text1"/>
        </w:rPr>
        <w:t>and in consideration of my application for accommodation to the PSHS - __________ Residence Hall, do hereby agree and bind myself and my parents/ guardian to the following terms and conditions:</w:t>
      </w:r>
    </w:p>
    <w:p w14:paraId="6D15CA8D" w14:textId="7F3534F4" w:rsidR="00EA6A88" w:rsidRPr="00EA6A88" w:rsidRDefault="004E2BB7" w:rsidP="004E2BB7">
      <w:pPr>
        <w:pStyle w:val="ListParagraph"/>
        <w:numPr>
          <w:ilvl w:val="0"/>
          <w:numId w:val="1"/>
        </w:numPr>
        <w:spacing w:after="0" w:line="360" w:lineRule="auto"/>
        <w:jc w:val="both"/>
        <w:rPr>
          <w:ins w:id="2" w:author="Kenneth Balili" w:date="2019-12-16T16:05:00Z"/>
          <w:b/>
          <w:color w:val="000000" w:themeColor="text1"/>
          <w:rPrChange w:id="3" w:author="Kenneth Balili" w:date="2019-12-16T16:05:00Z">
            <w:rPr>
              <w:ins w:id="4" w:author="Kenneth Balili" w:date="2019-12-16T16:05:00Z"/>
              <w:color w:val="000000" w:themeColor="text1"/>
            </w:rPr>
          </w:rPrChange>
        </w:rPr>
      </w:pPr>
      <w:del w:id="5" w:author="Kenneth Balili" w:date="2019-12-17T09:14:00Z">
        <w:r w:rsidRPr="0059017C" w:rsidDel="0070630F">
          <w:rPr>
            <w:color w:val="000000" w:themeColor="text1"/>
          </w:rPr>
          <w:delText>T</w:delText>
        </w:r>
      </w:del>
      <w:ins w:id="6" w:author="Kenneth Balili" w:date="2019-12-17T09:14:00Z">
        <w:r w:rsidR="0070630F">
          <w:rPr>
            <w:color w:val="000000" w:themeColor="text1"/>
          </w:rPr>
          <w:t>t</w:t>
        </w:r>
      </w:ins>
      <w:r w:rsidRPr="0059017C">
        <w:rPr>
          <w:color w:val="000000" w:themeColor="text1"/>
        </w:rPr>
        <w:t xml:space="preserve">hat the Residence Hall accommodation is </w:t>
      </w:r>
      <w:r w:rsidR="00EA6A88" w:rsidRPr="00EA6A88">
        <w:rPr>
          <w:b/>
          <w:bCs/>
          <w:color w:val="000000" w:themeColor="text1"/>
          <w:u w:val="single"/>
          <w:rPrChange w:id="7" w:author="Kenneth Balili" w:date="2019-12-16T16:05:00Z">
            <w:rPr>
              <w:color w:val="000000" w:themeColor="text1"/>
            </w:rPr>
          </w:rPrChange>
        </w:rPr>
        <w:t>NOT A RIGHT</w:t>
      </w:r>
      <w:r w:rsidR="00EA6A88" w:rsidRPr="0059017C">
        <w:rPr>
          <w:color w:val="000000" w:themeColor="text1"/>
        </w:rPr>
        <w:t xml:space="preserve"> </w:t>
      </w:r>
      <w:r w:rsidRPr="0059017C">
        <w:rPr>
          <w:color w:val="000000" w:themeColor="text1"/>
        </w:rPr>
        <w:t xml:space="preserve">but a </w:t>
      </w:r>
      <w:r w:rsidRPr="0059017C">
        <w:rPr>
          <w:b/>
          <w:color w:val="000000" w:themeColor="text1"/>
          <w:u w:val="single"/>
        </w:rPr>
        <w:t>PRIVILEGE,</w:t>
      </w:r>
      <w:r w:rsidRPr="0059017C">
        <w:rPr>
          <w:color w:val="000000" w:themeColor="text1"/>
        </w:rPr>
        <w:t xml:space="preserve"> and that I can </w:t>
      </w:r>
      <w:r w:rsidR="00215392" w:rsidRPr="0059017C">
        <w:rPr>
          <w:color w:val="000000" w:themeColor="text1"/>
        </w:rPr>
        <w:t xml:space="preserve">be </w:t>
      </w:r>
      <w:r w:rsidRPr="0059017C">
        <w:rPr>
          <w:color w:val="000000" w:themeColor="text1"/>
        </w:rPr>
        <w:t xml:space="preserve">asked </w:t>
      </w:r>
      <w:r w:rsidRPr="0059017C">
        <w:rPr>
          <w:b/>
          <w:color w:val="000000" w:themeColor="text1"/>
          <w:u w:val="single"/>
        </w:rPr>
        <w:t>to leave anytime</w:t>
      </w:r>
      <w:r w:rsidR="00520DE2" w:rsidRPr="0059017C">
        <w:rPr>
          <w:b/>
          <w:color w:val="000000" w:themeColor="text1"/>
        </w:rPr>
        <w:t xml:space="preserve"> </w:t>
      </w:r>
      <w:r w:rsidR="00520DE2" w:rsidRPr="0059017C">
        <w:rPr>
          <w:color w:val="000000" w:themeColor="text1"/>
        </w:rPr>
        <w:t>during the school year for cause or if the management believes that my continued stay in the Residence Hall will be detrimental to the welfare of others</w:t>
      </w:r>
      <w:ins w:id="8" w:author="Kenneth Balili" w:date="2019-12-16T16:06:00Z">
        <w:r w:rsidR="00EA6A88">
          <w:rPr>
            <w:color w:val="000000" w:themeColor="text1"/>
          </w:rPr>
          <w:t>;</w:t>
        </w:r>
      </w:ins>
      <w:del w:id="9" w:author="Kenneth Balili" w:date="2019-12-16T16:06:00Z">
        <w:r w:rsidR="00520DE2" w:rsidRPr="0059017C" w:rsidDel="00EA6A88">
          <w:rPr>
            <w:color w:val="000000" w:themeColor="text1"/>
          </w:rPr>
          <w:delText xml:space="preserve">. </w:delText>
        </w:r>
      </w:del>
      <w:del w:id="10" w:author="Kenneth Balili" w:date="2019-12-16T16:05:00Z">
        <w:r w:rsidR="00520DE2" w:rsidRPr="0059017C" w:rsidDel="00EA6A88">
          <w:rPr>
            <w:color w:val="000000" w:themeColor="text1"/>
          </w:rPr>
          <w:delText xml:space="preserve">In addition, </w:delText>
        </w:r>
      </w:del>
    </w:p>
    <w:p w14:paraId="12FBAF11" w14:textId="24E6F550" w:rsidR="004E2BB7" w:rsidRPr="00EA6A88" w:rsidRDefault="0070630F" w:rsidP="004E2BB7">
      <w:pPr>
        <w:pStyle w:val="ListParagraph"/>
        <w:numPr>
          <w:ilvl w:val="0"/>
          <w:numId w:val="1"/>
        </w:numPr>
        <w:spacing w:after="0" w:line="360" w:lineRule="auto"/>
        <w:jc w:val="both"/>
        <w:rPr>
          <w:ins w:id="11" w:author="Kenneth Balili" w:date="2019-12-16T16:07:00Z"/>
          <w:b/>
          <w:color w:val="000000" w:themeColor="text1"/>
          <w:rPrChange w:id="12" w:author="Kenneth Balili" w:date="2019-12-16T16:07:00Z">
            <w:rPr>
              <w:ins w:id="13" w:author="Kenneth Balili" w:date="2019-12-16T16:07:00Z"/>
              <w:b/>
              <w:color w:val="000000" w:themeColor="text1"/>
              <w:u w:val="single"/>
            </w:rPr>
          </w:rPrChange>
        </w:rPr>
      </w:pPr>
      <w:ins w:id="14" w:author="Kenneth Balili" w:date="2019-12-17T09:14:00Z">
        <w:r>
          <w:rPr>
            <w:color w:val="000000" w:themeColor="text1"/>
          </w:rPr>
          <w:t>t</w:t>
        </w:r>
      </w:ins>
      <w:ins w:id="15" w:author="Kenneth Balili" w:date="2019-12-16T16:05:00Z">
        <w:r w:rsidR="00EA6A88">
          <w:rPr>
            <w:color w:val="000000" w:themeColor="text1"/>
          </w:rPr>
          <w:t xml:space="preserve">hat </w:t>
        </w:r>
      </w:ins>
      <w:r w:rsidR="00215392" w:rsidRPr="0059017C">
        <w:rPr>
          <w:color w:val="000000" w:themeColor="text1"/>
        </w:rPr>
        <w:t xml:space="preserve">the </w:t>
      </w:r>
      <w:r w:rsidR="00520DE2" w:rsidRPr="0059017C">
        <w:rPr>
          <w:color w:val="000000" w:themeColor="text1"/>
        </w:rPr>
        <w:t xml:space="preserve">management reserves the right </w:t>
      </w:r>
      <w:r w:rsidR="00520DE2" w:rsidRPr="0059017C">
        <w:rPr>
          <w:b/>
          <w:color w:val="000000" w:themeColor="text1"/>
          <w:u w:val="single"/>
        </w:rPr>
        <w:t>NOT to accept me the following school year due to lack of space</w:t>
      </w:r>
      <w:ins w:id="16" w:author="Kenneth Balili" w:date="2019-12-16T16:05:00Z">
        <w:r w:rsidR="00EA6A88">
          <w:rPr>
            <w:b/>
            <w:color w:val="000000" w:themeColor="text1"/>
            <w:u w:val="single"/>
          </w:rPr>
          <w:t>,</w:t>
        </w:r>
      </w:ins>
      <w:r w:rsidR="00520DE2" w:rsidRPr="0059017C">
        <w:rPr>
          <w:b/>
          <w:color w:val="000000" w:themeColor="text1"/>
          <w:u w:val="single"/>
        </w:rPr>
        <w:t xml:space="preserve"> </w:t>
      </w:r>
      <w:del w:id="17" w:author="Kenneth Balili" w:date="2019-12-16T16:05:00Z">
        <w:r w:rsidR="00520DE2" w:rsidRPr="0059017C" w:rsidDel="00EA6A88">
          <w:rPr>
            <w:b/>
            <w:color w:val="000000" w:themeColor="text1"/>
            <w:u w:val="single"/>
          </w:rPr>
          <w:delText xml:space="preserve">and/or </w:delText>
        </w:r>
      </w:del>
      <w:r w:rsidR="00520DE2" w:rsidRPr="0059017C">
        <w:rPr>
          <w:b/>
          <w:color w:val="000000" w:themeColor="text1"/>
          <w:u w:val="single"/>
        </w:rPr>
        <w:t>unsatisfactory behavior</w:t>
      </w:r>
      <w:del w:id="18" w:author="Kenneth Balili" w:date="2019-12-16T16:05:00Z">
        <w:r w:rsidR="00520DE2" w:rsidRPr="0059017C" w:rsidDel="00EA6A88">
          <w:rPr>
            <w:b/>
            <w:color w:val="000000" w:themeColor="text1"/>
            <w:u w:val="single"/>
          </w:rPr>
          <w:delText>.</w:delText>
        </w:r>
      </w:del>
      <w:ins w:id="19" w:author="Kenneth Balili" w:date="2019-12-16T16:05:00Z">
        <w:r w:rsidR="00EA6A88">
          <w:rPr>
            <w:b/>
            <w:color w:val="000000" w:themeColor="text1"/>
            <w:u w:val="single"/>
          </w:rPr>
          <w:t>, and/or mental</w:t>
        </w:r>
      </w:ins>
      <w:ins w:id="20" w:author="Kenneth Balili" w:date="2019-12-16T16:06:00Z">
        <w:r w:rsidR="00EA6A88">
          <w:rPr>
            <w:b/>
            <w:color w:val="000000" w:themeColor="text1"/>
            <w:u w:val="single"/>
          </w:rPr>
          <w:t>/ psychological/ physical/ emotional health concerns;</w:t>
        </w:r>
      </w:ins>
    </w:p>
    <w:p w14:paraId="409B1A4F" w14:textId="652304C9" w:rsidR="00EA6A88" w:rsidRPr="0059017C" w:rsidRDefault="0070630F" w:rsidP="00EA6A88">
      <w:pPr>
        <w:pStyle w:val="ListParagraph"/>
        <w:numPr>
          <w:ilvl w:val="0"/>
          <w:numId w:val="1"/>
        </w:numPr>
        <w:spacing w:after="0" w:line="360" w:lineRule="auto"/>
        <w:jc w:val="both"/>
        <w:rPr>
          <w:ins w:id="21" w:author="Kenneth Balili" w:date="2019-12-16T16:07:00Z"/>
          <w:b/>
          <w:color w:val="000000" w:themeColor="text1"/>
        </w:rPr>
      </w:pPr>
      <w:ins w:id="22" w:author="Kenneth Balili" w:date="2019-12-17T09:14:00Z">
        <w:r>
          <w:rPr>
            <w:color w:val="000000" w:themeColor="text1"/>
          </w:rPr>
          <w:t>t</w:t>
        </w:r>
      </w:ins>
      <w:ins w:id="23" w:author="Kenneth Balili" w:date="2019-12-16T16:07:00Z">
        <w:r w:rsidR="00EA6A88" w:rsidRPr="0059017C">
          <w:rPr>
            <w:color w:val="000000" w:themeColor="text1"/>
          </w:rPr>
          <w:t>hat any physical</w:t>
        </w:r>
        <w:r w:rsidR="00EA6A88">
          <w:rPr>
            <w:color w:val="000000" w:themeColor="text1"/>
          </w:rPr>
          <w:t>, psychological, mental,</w:t>
        </w:r>
        <w:r w:rsidR="00EA6A88" w:rsidRPr="0059017C">
          <w:rPr>
            <w:color w:val="000000" w:themeColor="text1"/>
          </w:rPr>
          <w:t xml:space="preserve"> </w:t>
        </w:r>
        <w:r w:rsidR="00EA6A88">
          <w:rPr>
            <w:color w:val="000000" w:themeColor="text1"/>
          </w:rPr>
          <w:t>and/</w:t>
        </w:r>
        <w:r w:rsidR="00EA6A88" w:rsidRPr="0059017C">
          <w:rPr>
            <w:color w:val="000000" w:themeColor="text1"/>
          </w:rPr>
          <w:t>or emotional injury, harm, stress, or accident that would happen to me as a result to whatever violations/ misbehavior I have done, PSHS ________ - Residence Hall and its management will not be held accountable and liable to it</w:t>
        </w:r>
      </w:ins>
      <w:ins w:id="24" w:author="Kenneth Balili" w:date="2019-12-16T16:08:00Z">
        <w:r w:rsidR="00EA6A88">
          <w:rPr>
            <w:color w:val="000000" w:themeColor="text1"/>
          </w:rPr>
          <w:t>;</w:t>
        </w:r>
      </w:ins>
      <w:ins w:id="25" w:author="Kenneth Balili" w:date="2019-12-16T16:07:00Z">
        <w:del w:id="26" w:author="Kenneth Balili" w:date="2019-12-16T16:08:00Z">
          <w:r w:rsidR="00EA6A88" w:rsidRPr="0059017C" w:rsidDel="00EA6A88">
            <w:rPr>
              <w:color w:val="000000" w:themeColor="text1"/>
            </w:rPr>
            <w:delText>.</w:delText>
          </w:r>
        </w:del>
      </w:ins>
    </w:p>
    <w:p w14:paraId="3B892F6F" w14:textId="1AEEEFDF" w:rsidR="00EA6A88" w:rsidRPr="0059017C" w:rsidRDefault="0070630F" w:rsidP="00EA6A88">
      <w:pPr>
        <w:pStyle w:val="ListParagraph"/>
        <w:numPr>
          <w:ilvl w:val="0"/>
          <w:numId w:val="1"/>
        </w:numPr>
        <w:spacing w:after="0" w:line="360" w:lineRule="auto"/>
        <w:jc w:val="both"/>
        <w:rPr>
          <w:ins w:id="27" w:author="Kenneth Balili" w:date="2019-12-16T16:08:00Z"/>
          <w:color w:val="000000" w:themeColor="text1"/>
        </w:rPr>
      </w:pPr>
      <w:ins w:id="28" w:author="Kenneth Balili" w:date="2019-12-17T09:14:00Z">
        <w:r>
          <w:rPr>
            <w:color w:val="000000" w:themeColor="text1"/>
          </w:rPr>
          <w:t>t</w:t>
        </w:r>
      </w:ins>
      <w:ins w:id="29" w:author="Kenneth Balili" w:date="2019-12-16T16:08:00Z">
        <w:r w:rsidR="00EA6A88" w:rsidRPr="0059017C">
          <w:rPr>
            <w:color w:val="000000" w:themeColor="text1"/>
          </w:rPr>
          <w:t>hat I acknowledge that all properties issued to me by the PSHS ______ - Residence Hall by virtue of this contract are in good order and condition of which I am accountable; that upon termination of this contract, I shall return said properties in good condition and render proper accounting thereof</w:t>
        </w:r>
        <w:r w:rsidR="00EA6A88">
          <w:rPr>
            <w:color w:val="000000" w:themeColor="text1"/>
          </w:rPr>
          <w:t>;</w:t>
        </w:r>
        <w:del w:id="30" w:author="Kenneth Balili" w:date="2019-12-16T16:08:00Z">
          <w:r w:rsidR="00EA6A88" w:rsidRPr="0059017C" w:rsidDel="00EA6A88">
            <w:rPr>
              <w:color w:val="000000" w:themeColor="text1"/>
            </w:rPr>
            <w:delText>.</w:delText>
          </w:r>
        </w:del>
      </w:ins>
    </w:p>
    <w:p w14:paraId="0B330D8A" w14:textId="4DF17A9C" w:rsidR="00EA6A88" w:rsidRPr="00922F2B" w:rsidRDefault="0070630F" w:rsidP="004E2BB7">
      <w:pPr>
        <w:pStyle w:val="ListParagraph"/>
        <w:numPr>
          <w:ilvl w:val="0"/>
          <w:numId w:val="1"/>
        </w:numPr>
        <w:spacing w:after="0" w:line="360" w:lineRule="auto"/>
        <w:jc w:val="both"/>
        <w:rPr>
          <w:ins w:id="31" w:author="Kenneth Balili" w:date="2019-12-16T16:09:00Z"/>
          <w:bCs/>
          <w:rPrChange w:id="32" w:author="Kenneth Balili" w:date="2019-12-16T16:09:00Z">
            <w:rPr>
              <w:ins w:id="33" w:author="Kenneth Balili" w:date="2019-12-16T16:09:00Z"/>
              <w:color w:val="FF0000"/>
            </w:rPr>
          </w:rPrChange>
        </w:rPr>
      </w:pPr>
      <w:ins w:id="34" w:author="Kenneth Balili" w:date="2019-12-17T09:14:00Z">
        <w:r>
          <w:rPr>
            <w:bCs/>
            <w:color w:val="000000" w:themeColor="text1"/>
          </w:rPr>
          <w:t>t</w:t>
        </w:r>
      </w:ins>
      <w:ins w:id="35" w:author="Kenneth Balili" w:date="2019-12-16T16:08:00Z">
        <w:r w:rsidR="00EA6A88" w:rsidRPr="00EA6A88">
          <w:rPr>
            <w:bCs/>
            <w:color w:val="000000" w:themeColor="text1"/>
            <w:rPrChange w:id="36" w:author="Kenneth Balili" w:date="2019-12-16T16:08:00Z">
              <w:rPr>
                <w:b/>
                <w:color w:val="000000" w:themeColor="text1"/>
              </w:rPr>
            </w:rPrChange>
          </w:rPr>
          <w:t xml:space="preserve">hat </w:t>
        </w:r>
        <w:r w:rsidR="00EA6A88">
          <w:rPr>
            <w:bCs/>
            <w:color w:val="000000" w:themeColor="text1"/>
          </w:rPr>
          <w:t xml:space="preserve">I shall secure </w:t>
        </w:r>
        <w:r w:rsidR="00EA6A88" w:rsidRPr="00922F2B">
          <w:rPr>
            <w:bCs/>
          </w:rPr>
          <w:t xml:space="preserve">a permit from the </w:t>
        </w:r>
      </w:ins>
      <w:ins w:id="37" w:author="Kenneth Balili" w:date="2019-12-16T16:09:00Z">
        <w:r w:rsidR="00EA6A88" w:rsidRPr="00922F2B">
          <w:t>Residence Hall Manager to bring appliances/ electrical devices by filling out the prescribed form;</w:t>
        </w:r>
      </w:ins>
    </w:p>
    <w:p w14:paraId="2F9FF4C4" w14:textId="01EE3E1E" w:rsidR="00EA6A88" w:rsidRPr="0059017C" w:rsidRDefault="0070630F" w:rsidP="00EA6A88">
      <w:pPr>
        <w:pStyle w:val="ListParagraph"/>
        <w:numPr>
          <w:ilvl w:val="0"/>
          <w:numId w:val="1"/>
        </w:numPr>
        <w:spacing w:after="0" w:line="360" w:lineRule="auto"/>
        <w:jc w:val="both"/>
        <w:rPr>
          <w:ins w:id="38" w:author="Kenneth Balili" w:date="2019-12-16T16:09:00Z"/>
          <w:color w:val="000000" w:themeColor="text1"/>
        </w:rPr>
      </w:pPr>
      <w:ins w:id="39" w:author="Kenneth Balili" w:date="2019-12-17T09:15:00Z">
        <w:r>
          <w:rPr>
            <w:color w:val="000000" w:themeColor="text1"/>
          </w:rPr>
          <w:t>t</w:t>
        </w:r>
      </w:ins>
      <w:ins w:id="40" w:author="Kenneth Balili" w:date="2019-12-16T16:09:00Z">
        <w:r w:rsidR="00EA6A88" w:rsidRPr="0059017C">
          <w:rPr>
            <w:color w:val="000000" w:themeColor="text1"/>
          </w:rPr>
          <w:t xml:space="preserve">hat I shall pay Php </w:t>
        </w:r>
        <w:del w:id="41" w:author="Kenneth Balili" w:date="2019-12-16T18:11:00Z">
          <w:r w:rsidR="00EA6A88" w:rsidRPr="0059017C" w:rsidDel="001E2F8D">
            <w:rPr>
              <w:color w:val="000000" w:themeColor="text1"/>
            </w:rPr>
            <w:delText>60</w:delText>
          </w:r>
        </w:del>
      </w:ins>
      <w:r w:rsidR="00922F2B">
        <w:rPr>
          <w:color w:val="000000" w:themeColor="text1"/>
        </w:rPr>
        <w:t>_______</w:t>
      </w:r>
      <w:ins w:id="42" w:author="Kenneth Balili" w:date="2019-12-16T16:09:00Z">
        <w:r w:rsidR="00EA6A88" w:rsidRPr="0059017C">
          <w:rPr>
            <w:color w:val="000000" w:themeColor="text1"/>
          </w:rPr>
          <w:t xml:space="preserve"> per month </w:t>
        </w:r>
        <w:r w:rsidR="00944173" w:rsidRPr="0059017C">
          <w:rPr>
            <w:color w:val="000000" w:themeColor="text1"/>
          </w:rPr>
          <w:t>as lodging fee</w:t>
        </w:r>
      </w:ins>
      <w:ins w:id="43" w:author="Kenneth Balili" w:date="2019-12-16T16:13:00Z">
        <w:r w:rsidR="00EA6A88">
          <w:rPr>
            <w:color w:val="000000" w:themeColor="text1"/>
          </w:rPr>
          <w:t>;</w:t>
        </w:r>
      </w:ins>
      <w:ins w:id="44" w:author="Kenneth Balili" w:date="2019-12-16T16:09:00Z">
        <w:del w:id="45" w:author="Kenneth Balili" w:date="2019-12-16T16:10:00Z">
          <w:r w:rsidR="00EA6A88" w:rsidRPr="0059017C" w:rsidDel="00EA6A88">
            <w:rPr>
              <w:color w:val="000000" w:themeColor="text1"/>
            </w:rPr>
            <w:delText>.</w:delText>
          </w:r>
        </w:del>
      </w:ins>
    </w:p>
    <w:p w14:paraId="75FABFE0" w14:textId="55ACB058" w:rsidR="00EA6A88" w:rsidRPr="000C4859" w:rsidRDefault="0070630F" w:rsidP="00EA6A88">
      <w:pPr>
        <w:pStyle w:val="ListParagraph"/>
        <w:numPr>
          <w:ilvl w:val="0"/>
          <w:numId w:val="1"/>
        </w:numPr>
        <w:spacing w:after="0" w:line="360" w:lineRule="auto"/>
        <w:jc w:val="both"/>
        <w:rPr>
          <w:ins w:id="46" w:author="Kenneth Balili" w:date="2019-12-16T16:15:00Z"/>
          <w:bCs/>
          <w:color w:val="000000" w:themeColor="text1"/>
        </w:rPr>
      </w:pPr>
      <w:ins w:id="47" w:author="Kenneth Balili" w:date="2019-12-17T09:15:00Z">
        <w:r>
          <w:rPr>
            <w:color w:val="000000" w:themeColor="text1"/>
          </w:rPr>
          <w:t>t</w:t>
        </w:r>
      </w:ins>
      <w:ins w:id="48" w:author="Kenneth Balili" w:date="2019-12-16T16:09:00Z">
        <w:r w:rsidR="00EA6A88" w:rsidRPr="0059017C">
          <w:rPr>
            <w:color w:val="000000" w:themeColor="text1"/>
          </w:rPr>
          <w:t xml:space="preserve">hat I shall pay </w:t>
        </w:r>
        <w:r w:rsidR="00EA6A88" w:rsidRPr="00EA6A88">
          <w:rPr>
            <w:bCs/>
            <w:color w:val="000000" w:themeColor="text1"/>
            <w:rPrChange w:id="49" w:author="Kenneth Balili" w:date="2019-12-16T16:14:00Z">
              <w:rPr>
                <w:b/>
                <w:color w:val="000000" w:themeColor="text1"/>
              </w:rPr>
            </w:rPrChange>
          </w:rPr>
          <w:t>an appliance</w:t>
        </w:r>
        <w:r w:rsidR="00EA6A88" w:rsidRPr="0059017C">
          <w:rPr>
            <w:color w:val="000000" w:themeColor="text1"/>
          </w:rPr>
          <w:t xml:space="preserve"> fee</w:t>
        </w:r>
      </w:ins>
      <w:ins w:id="50" w:author="Kenneth Balili" w:date="2019-12-16T16:14:00Z">
        <w:r w:rsidR="00EA6A88">
          <w:rPr>
            <w:color w:val="000000" w:themeColor="text1"/>
          </w:rPr>
          <w:t xml:space="preserve"> of Php</w:t>
        </w:r>
      </w:ins>
      <w:r w:rsidR="00922F2B">
        <w:rPr>
          <w:color w:val="000000" w:themeColor="text1"/>
        </w:rPr>
        <w:t xml:space="preserve"> _______</w:t>
      </w:r>
      <w:ins w:id="51" w:author="Kenneth Balili" w:date="2019-12-16T16:09:00Z">
        <w:r w:rsidR="00EA6A88">
          <w:rPr>
            <w:color w:val="000000" w:themeColor="text1"/>
          </w:rPr>
          <w:t xml:space="preserve"> for electrical consumption</w:t>
        </w:r>
        <w:r w:rsidR="00EA6A88" w:rsidRPr="0059017C">
          <w:rPr>
            <w:color w:val="000000" w:themeColor="text1"/>
          </w:rPr>
          <w:t xml:space="preserve"> for every gadget used such  as but not limited to electric fan, study lamp, cellular phone charger</w:t>
        </w:r>
      </w:ins>
      <w:ins w:id="52" w:author="Kenneth Balili" w:date="2019-12-16T16:14:00Z">
        <w:r w:rsidR="000C4859">
          <w:rPr>
            <w:color w:val="000000" w:themeColor="text1"/>
          </w:rPr>
          <w:t>, power bank, and laptop</w:t>
        </w:r>
      </w:ins>
      <w:ins w:id="53" w:author="Kenneth Balili" w:date="2019-12-16T16:15:00Z">
        <w:r w:rsidR="000C4859">
          <w:rPr>
            <w:color w:val="000000" w:themeColor="text1"/>
          </w:rPr>
          <w:t>/ tablets/ notepads</w:t>
        </w:r>
      </w:ins>
      <w:ins w:id="54" w:author="Kenneth Balili" w:date="2019-12-16T16:09:00Z">
        <w:r w:rsidR="00EA6A88" w:rsidRPr="0059017C">
          <w:rPr>
            <w:color w:val="000000" w:themeColor="text1"/>
          </w:rPr>
          <w:t xml:space="preserve"> and </w:t>
        </w:r>
      </w:ins>
      <w:ins w:id="55" w:author="Kenneth Balili" w:date="2019-12-16T16:15:00Z">
        <w:r w:rsidR="000C4859">
          <w:rPr>
            <w:color w:val="000000" w:themeColor="text1"/>
          </w:rPr>
          <w:t xml:space="preserve">the </w:t>
        </w:r>
      </w:ins>
      <w:ins w:id="56" w:author="Kenneth Balili" w:date="2019-12-16T16:09:00Z">
        <w:del w:id="57" w:author="Kenneth Balili" w:date="2019-12-16T16:15:00Z">
          <w:r w:rsidR="00EA6A88" w:rsidRPr="0059017C" w:rsidDel="000C4859">
            <w:rPr>
              <w:color w:val="000000" w:themeColor="text1"/>
            </w:rPr>
            <w:delText>a</w:delText>
          </w:r>
        </w:del>
        <w:r w:rsidR="00EA6A88" w:rsidRPr="0059017C">
          <w:rPr>
            <w:color w:val="000000" w:themeColor="text1"/>
          </w:rPr>
          <w:t xml:space="preserve">like; that I shall not use any other electrical appliance/s </w:t>
        </w:r>
        <w:r w:rsidR="00EA6A88" w:rsidRPr="0059017C">
          <w:rPr>
            <w:b/>
            <w:color w:val="000000" w:themeColor="text1"/>
            <w:u w:val="single"/>
          </w:rPr>
          <w:t>unless authorized in writing by the Residence Hall Management</w:t>
        </w:r>
        <w:r w:rsidR="00EA6A88" w:rsidRPr="0059017C">
          <w:rPr>
            <w:color w:val="000000" w:themeColor="text1"/>
          </w:rPr>
          <w:t xml:space="preserve"> and such appliance/s or gadgets are subject to the rules and regulations promulgated</w:t>
        </w:r>
      </w:ins>
      <w:ins w:id="58" w:author="Kenneth Balili" w:date="2019-12-16T16:18:00Z">
        <w:r w:rsidR="000C4859">
          <w:rPr>
            <w:color w:val="000000" w:themeColor="text1"/>
          </w:rPr>
          <w:t>;</w:t>
        </w:r>
      </w:ins>
      <w:ins w:id="59" w:author="Kenneth Balili" w:date="2019-12-16T16:09:00Z">
        <w:del w:id="60" w:author="Kenneth Balili" w:date="2019-12-16T16:18:00Z">
          <w:r w:rsidR="00EA6A88" w:rsidRPr="0059017C" w:rsidDel="000C4859">
            <w:rPr>
              <w:color w:val="000000" w:themeColor="text1"/>
            </w:rPr>
            <w:delText>.</w:delText>
          </w:r>
        </w:del>
      </w:ins>
    </w:p>
    <w:p w14:paraId="06EB256A" w14:textId="663DEA0D" w:rsidR="000C4859" w:rsidRPr="00922F2B" w:rsidRDefault="0070630F" w:rsidP="00EA6A88">
      <w:pPr>
        <w:pStyle w:val="ListParagraph"/>
        <w:numPr>
          <w:ilvl w:val="0"/>
          <w:numId w:val="1"/>
        </w:numPr>
        <w:spacing w:after="0" w:line="360" w:lineRule="auto"/>
        <w:jc w:val="both"/>
        <w:rPr>
          <w:ins w:id="61" w:author="Kenneth Balili" w:date="2019-12-16T16:18:00Z"/>
          <w:bCs/>
          <w:rPrChange w:id="62" w:author="Kenneth Balili" w:date="2019-12-16T16:18:00Z">
            <w:rPr>
              <w:ins w:id="63" w:author="Kenneth Balili" w:date="2019-12-16T16:18:00Z"/>
              <w:color w:val="FF0000"/>
            </w:rPr>
          </w:rPrChange>
        </w:rPr>
      </w:pPr>
      <w:ins w:id="64" w:author="Kenneth Balili" w:date="2019-12-17T09:15:00Z">
        <w:r w:rsidRPr="00922F2B">
          <w:lastRenderedPageBreak/>
          <w:t>t</w:t>
        </w:r>
      </w:ins>
      <w:ins w:id="65" w:author="Kenneth Balili" w:date="2019-12-16T16:15:00Z">
        <w:r w:rsidR="000C4859" w:rsidRPr="00922F2B">
          <w:t>hat I shall still pay the lodging fee and fees declared in the list of appliances/electrical devices form even if I intend to be an extern on some days or months but still have an intention to go back within the school year;</w:t>
        </w:r>
      </w:ins>
    </w:p>
    <w:p w14:paraId="3CD6383F" w14:textId="3825AE13" w:rsidR="000C4859" w:rsidRPr="00EA6A88" w:rsidRDefault="0070630F" w:rsidP="00EA6A88">
      <w:pPr>
        <w:pStyle w:val="ListParagraph"/>
        <w:numPr>
          <w:ilvl w:val="0"/>
          <w:numId w:val="1"/>
        </w:numPr>
        <w:spacing w:after="0" w:line="360" w:lineRule="auto"/>
        <w:jc w:val="both"/>
        <w:rPr>
          <w:bCs/>
          <w:color w:val="000000" w:themeColor="text1"/>
          <w:rPrChange w:id="66" w:author="Kenneth Balili" w:date="2019-12-16T16:08:00Z">
            <w:rPr>
              <w:b/>
              <w:color w:val="000000" w:themeColor="text1"/>
            </w:rPr>
          </w:rPrChange>
        </w:rPr>
      </w:pPr>
      <w:ins w:id="67" w:author="Kenneth Balili" w:date="2019-12-17T09:15:00Z">
        <w:r>
          <w:rPr>
            <w:color w:val="000000" w:themeColor="text1"/>
          </w:rPr>
          <w:t>t</w:t>
        </w:r>
      </w:ins>
      <w:ins w:id="68" w:author="Kenneth Balili" w:date="2019-12-16T16:18:00Z">
        <w:r w:rsidR="000C4859" w:rsidRPr="0059017C">
          <w:rPr>
            <w:color w:val="000000" w:themeColor="text1"/>
          </w:rPr>
          <w:t>hat I shall pay the school for whatever damages that I may cause to the dormitory building and/or its facilities due to my fault or that of my visitors</w:t>
        </w:r>
        <w:r w:rsidR="000C4859">
          <w:rPr>
            <w:color w:val="000000" w:themeColor="text1"/>
          </w:rPr>
          <w:t>;</w:t>
        </w:r>
      </w:ins>
    </w:p>
    <w:p w14:paraId="5C77D13A" w14:textId="1B0C05BD" w:rsidR="00520DE2" w:rsidRPr="000C4859" w:rsidRDefault="0070630F" w:rsidP="004E2BB7">
      <w:pPr>
        <w:pStyle w:val="ListParagraph"/>
        <w:numPr>
          <w:ilvl w:val="0"/>
          <w:numId w:val="1"/>
        </w:numPr>
        <w:spacing w:after="0" w:line="360" w:lineRule="auto"/>
        <w:jc w:val="both"/>
        <w:rPr>
          <w:ins w:id="69" w:author="Kenneth Balili" w:date="2019-12-16T16:21:00Z"/>
          <w:b/>
          <w:color w:val="000000" w:themeColor="text1"/>
          <w:rPrChange w:id="70" w:author="Kenneth Balili" w:date="2019-12-16T16:21:00Z">
            <w:rPr>
              <w:ins w:id="71" w:author="Kenneth Balili" w:date="2019-12-16T16:21:00Z"/>
              <w:b/>
              <w:color w:val="000000" w:themeColor="text1"/>
              <w:u w:val="single"/>
            </w:rPr>
          </w:rPrChange>
        </w:rPr>
      </w:pPr>
      <w:ins w:id="72" w:author="Kenneth Balili" w:date="2019-12-17T09:15:00Z">
        <w:r>
          <w:rPr>
            <w:color w:val="000000" w:themeColor="text1"/>
          </w:rPr>
          <w:t>t</w:t>
        </w:r>
      </w:ins>
      <w:r w:rsidR="00520DE2" w:rsidRPr="0059017C">
        <w:rPr>
          <w:color w:val="000000" w:themeColor="text1"/>
        </w:rPr>
        <w:t xml:space="preserve">hat the management </w:t>
      </w:r>
      <w:r w:rsidR="00520DE2" w:rsidRPr="0059017C">
        <w:rPr>
          <w:b/>
          <w:color w:val="000000" w:themeColor="text1"/>
          <w:u w:val="single"/>
        </w:rPr>
        <w:t>reserves the right to transfer me to another room</w:t>
      </w:r>
      <w:ins w:id="73" w:author="Kenneth Balili" w:date="2019-12-16T16:20:00Z">
        <w:r w:rsidR="000C4859">
          <w:rPr>
            <w:b/>
            <w:color w:val="000000" w:themeColor="text1"/>
            <w:u w:val="single"/>
          </w:rPr>
          <w:t>,</w:t>
        </w:r>
      </w:ins>
      <w:del w:id="74" w:author="Kenneth Balili" w:date="2019-12-16T16:20:00Z">
        <w:r w:rsidR="00520DE2" w:rsidRPr="0059017C" w:rsidDel="000C4859">
          <w:rPr>
            <w:b/>
            <w:color w:val="000000" w:themeColor="text1"/>
            <w:u w:val="single"/>
          </w:rPr>
          <w:delText xml:space="preserve"> or</w:delText>
        </w:r>
      </w:del>
      <w:r w:rsidR="00520DE2" w:rsidRPr="0059017C">
        <w:rPr>
          <w:b/>
          <w:color w:val="000000" w:themeColor="text1"/>
          <w:u w:val="single"/>
        </w:rPr>
        <w:t xml:space="preserve"> bed</w:t>
      </w:r>
      <w:ins w:id="75" w:author="Kenneth Balili" w:date="2019-12-16T16:20:00Z">
        <w:r w:rsidR="000C4859">
          <w:rPr>
            <w:b/>
            <w:color w:val="000000" w:themeColor="text1"/>
            <w:u w:val="single"/>
          </w:rPr>
          <w:t>, or facility</w:t>
        </w:r>
      </w:ins>
      <w:r w:rsidR="00520DE2" w:rsidRPr="0059017C">
        <w:rPr>
          <w:b/>
          <w:color w:val="000000" w:themeColor="text1"/>
          <w:u w:val="single"/>
        </w:rPr>
        <w:t xml:space="preserve"> any time during the school year</w:t>
      </w:r>
      <w:ins w:id="76" w:author="Kenneth Balili" w:date="2019-12-16T16:20:00Z">
        <w:r w:rsidR="000C4859">
          <w:rPr>
            <w:b/>
            <w:color w:val="000000" w:themeColor="text1"/>
            <w:u w:val="single"/>
          </w:rPr>
          <w:t>;</w:t>
        </w:r>
      </w:ins>
      <w:del w:id="77" w:author="Kenneth Balili" w:date="2019-12-16T16:20:00Z">
        <w:r w:rsidR="00520DE2" w:rsidRPr="0059017C" w:rsidDel="000C4859">
          <w:rPr>
            <w:b/>
            <w:color w:val="000000" w:themeColor="text1"/>
            <w:u w:val="single"/>
          </w:rPr>
          <w:delText>.</w:delText>
        </w:r>
      </w:del>
    </w:p>
    <w:p w14:paraId="01E872D5" w14:textId="303C8349" w:rsidR="000C4859" w:rsidRPr="000C4859" w:rsidRDefault="0070630F" w:rsidP="004E2BB7">
      <w:pPr>
        <w:pStyle w:val="ListParagraph"/>
        <w:numPr>
          <w:ilvl w:val="0"/>
          <w:numId w:val="1"/>
        </w:numPr>
        <w:spacing w:after="0" w:line="360" w:lineRule="auto"/>
        <w:jc w:val="both"/>
        <w:rPr>
          <w:ins w:id="78" w:author="Kenneth Balili" w:date="2019-12-16T16:23:00Z"/>
          <w:b/>
          <w:color w:val="000000" w:themeColor="text1"/>
          <w:rPrChange w:id="79" w:author="Kenneth Balili" w:date="2019-12-16T16:23:00Z">
            <w:rPr>
              <w:ins w:id="80" w:author="Kenneth Balili" w:date="2019-12-16T16:23:00Z"/>
              <w:color w:val="000000" w:themeColor="text1"/>
            </w:rPr>
          </w:rPrChange>
        </w:rPr>
      </w:pPr>
      <w:ins w:id="81" w:author="Kenneth Balili" w:date="2019-12-17T09:15:00Z">
        <w:r>
          <w:rPr>
            <w:color w:val="000000" w:themeColor="text1"/>
          </w:rPr>
          <w:t>t</w:t>
        </w:r>
      </w:ins>
      <w:ins w:id="82" w:author="Kenneth Balili" w:date="2019-12-16T16:22:00Z">
        <w:r w:rsidR="000C4859" w:rsidRPr="0059017C">
          <w:rPr>
            <w:color w:val="000000" w:themeColor="text1"/>
          </w:rPr>
          <w:t xml:space="preserve">hat I am required to take out all of my belongings if ever the Management decides to transfer to another </w:t>
        </w:r>
        <w:del w:id="83" w:author="Kenneth Balili" w:date="2019-12-16T16:22:00Z">
          <w:r w:rsidR="000C4859" w:rsidRPr="0059017C" w:rsidDel="000C4859">
            <w:rPr>
              <w:color w:val="000000" w:themeColor="text1"/>
            </w:rPr>
            <w:delText>facility/ site</w:delText>
          </w:r>
        </w:del>
        <w:r w:rsidR="000C4859">
          <w:rPr>
            <w:color w:val="000000" w:themeColor="text1"/>
          </w:rPr>
          <w:t>room, bed, or facility;</w:t>
        </w:r>
        <w:del w:id="84" w:author="Kenneth Balili" w:date="2019-12-16T16:22:00Z">
          <w:r w:rsidR="000C4859" w:rsidRPr="0059017C" w:rsidDel="000C4859">
            <w:rPr>
              <w:color w:val="000000" w:themeColor="text1"/>
            </w:rPr>
            <w:delText>.</w:delText>
          </w:r>
        </w:del>
      </w:ins>
    </w:p>
    <w:p w14:paraId="2A52920E" w14:textId="41D59089" w:rsidR="000C4859" w:rsidRPr="000C4859" w:rsidRDefault="0070630F" w:rsidP="004E2BB7">
      <w:pPr>
        <w:pStyle w:val="ListParagraph"/>
        <w:numPr>
          <w:ilvl w:val="0"/>
          <w:numId w:val="1"/>
        </w:numPr>
        <w:spacing w:after="0" w:line="360" w:lineRule="auto"/>
        <w:jc w:val="both"/>
        <w:rPr>
          <w:ins w:id="85" w:author="Kenneth Balili" w:date="2019-12-16T16:23:00Z"/>
          <w:b/>
          <w:color w:val="000000" w:themeColor="text1"/>
          <w:rPrChange w:id="86" w:author="Kenneth Balili" w:date="2019-12-16T16:23:00Z">
            <w:rPr>
              <w:ins w:id="87" w:author="Kenneth Balili" w:date="2019-12-16T16:23:00Z"/>
              <w:color w:val="000000" w:themeColor="text1"/>
            </w:rPr>
          </w:rPrChange>
        </w:rPr>
      </w:pPr>
      <w:ins w:id="88" w:author="Kenneth Balili" w:date="2019-12-17T09:15:00Z">
        <w:r>
          <w:rPr>
            <w:color w:val="000000" w:themeColor="text1"/>
          </w:rPr>
          <w:t>t</w:t>
        </w:r>
      </w:ins>
      <w:ins w:id="89" w:author="Kenneth Balili" w:date="2019-12-16T16:23:00Z">
        <w:r w:rsidR="000C4859" w:rsidRPr="0059017C">
          <w:rPr>
            <w:color w:val="000000" w:themeColor="text1"/>
          </w:rPr>
          <w:t xml:space="preserve">hat the management will </w:t>
        </w:r>
        <w:r w:rsidR="000C4859" w:rsidRPr="0059017C">
          <w:rPr>
            <w:b/>
            <w:color w:val="000000" w:themeColor="text1"/>
            <w:u w:val="single"/>
          </w:rPr>
          <w:t>NOT be liable</w:t>
        </w:r>
        <w:r w:rsidR="000C4859" w:rsidRPr="0059017C">
          <w:rPr>
            <w:color w:val="000000" w:themeColor="text1"/>
          </w:rPr>
          <w:t xml:space="preserve"> to any loss or damage of my personal belongings or properties. I will be the one responsible of my valuables at all times</w:t>
        </w:r>
        <w:r w:rsidR="000C4859">
          <w:rPr>
            <w:color w:val="000000" w:themeColor="text1"/>
          </w:rPr>
          <w:t>;</w:t>
        </w:r>
        <w:del w:id="90" w:author="Kenneth Balili" w:date="2019-12-16T16:23:00Z">
          <w:r w:rsidR="000C4859" w:rsidRPr="0059017C" w:rsidDel="000C4859">
            <w:rPr>
              <w:color w:val="000000" w:themeColor="text1"/>
            </w:rPr>
            <w:delText>.</w:delText>
          </w:r>
        </w:del>
      </w:ins>
    </w:p>
    <w:p w14:paraId="17A37D8D" w14:textId="696B0F73" w:rsidR="000C4859" w:rsidRPr="000D2E5B" w:rsidRDefault="0070630F" w:rsidP="004E2BB7">
      <w:pPr>
        <w:pStyle w:val="ListParagraph"/>
        <w:numPr>
          <w:ilvl w:val="0"/>
          <w:numId w:val="1"/>
        </w:numPr>
        <w:spacing w:after="0" w:line="360" w:lineRule="auto"/>
        <w:jc w:val="both"/>
        <w:rPr>
          <w:ins w:id="91" w:author="Kenneth Balili" w:date="2019-12-16T16:26:00Z"/>
          <w:b/>
          <w:color w:val="000000" w:themeColor="text1"/>
          <w:rPrChange w:id="92" w:author="Kenneth Balili" w:date="2019-12-16T16:26:00Z">
            <w:rPr>
              <w:ins w:id="93" w:author="Kenneth Balili" w:date="2019-12-16T16:26:00Z"/>
              <w:color w:val="000000" w:themeColor="text1"/>
            </w:rPr>
          </w:rPrChange>
        </w:rPr>
      </w:pPr>
      <w:ins w:id="94" w:author="Kenneth Balili" w:date="2019-12-17T09:16:00Z">
        <w:r>
          <w:rPr>
            <w:color w:val="000000" w:themeColor="text1"/>
          </w:rPr>
          <w:t>t</w:t>
        </w:r>
      </w:ins>
      <w:ins w:id="95" w:author="Kenneth Balili" w:date="2019-12-16T16:25:00Z">
        <w:r w:rsidR="000D2E5B" w:rsidRPr="0059017C">
          <w:rPr>
            <w:color w:val="000000" w:themeColor="text1"/>
          </w:rPr>
          <w:t xml:space="preserve">hat I shall </w:t>
        </w:r>
        <w:r w:rsidR="000D2E5B">
          <w:rPr>
            <w:color w:val="000000" w:themeColor="text1"/>
          </w:rPr>
          <w:t xml:space="preserve">observe good housekeeping rules such as </w:t>
        </w:r>
        <w:r w:rsidR="000D2E5B" w:rsidRPr="0059017C">
          <w:rPr>
            <w:color w:val="000000" w:themeColor="text1"/>
          </w:rPr>
          <w:t>keep</w:t>
        </w:r>
        <w:r w:rsidR="000D2E5B">
          <w:rPr>
            <w:color w:val="000000" w:themeColor="text1"/>
          </w:rPr>
          <w:t>ing</w:t>
        </w:r>
        <w:r w:rsidR="000D2E5B" w:rsidRPr="0059017C">
          <w:rPr>
            <w:color w:val="000000" w:themeColor="text1"/>
          </w:rPr>
          <w:t xml:space="preserve"> </w:t>
        </w:r>
        <w:r w:rsidR="000D2E5B" w:rsidRPr="0059017C">
          <w:rPr>
            <w:b/>
            <w:color w:val="000000" w:themeColor="text1"/>
          </w:rPr>
          <w:t xml:space="preserve">my designated area </w:t>
        </w:r>
        <w:r w:rsidR="000D2E5B" w:rsidRPr="0059017C">
          <w:rPr>
            <w:color w:val="000000" w:themeColor="text1"/>
          </w:rPr>
          <w:t xml:space="preserve">(bed and storage spaces) </w:t>
        </w:r>
        <w:r w:rsidR="000D2E5B" w:rsidRPr="0059017C">
          <w:rPr>
            <w:b/>
            <w:color w:val="000000" w:themeColor="text1"/>
          </w:rPr>
          <w:t>clean and orderly at all times</w:t>
        </w:r>
      </w:ins>
      <w:ins w:id="96" w:author="Kenneth Balili" w:date="2019-12-16T16:26:00Z">
        <w:r w:rsidR="000D2E5B">
          <w:rPr>
            <w:b/>
            <w:color w:val="000000" w:themeColor="text1"/>
          </w:rPr>
          <w:t xml:space="preserve"> and the like</w:t>
        </w:r>
      </w:ins>
      <w:ins w:id="97" w:author="Kenneth Balili" w:date="2019-12-16T16:25:00Z">
        <w:r w:rsidR="000D2E5B" w:rsidRPr="0059017C">
          <w:rPr>
            <w:b/>
            <w:color w:val="000000" w:themeColor="text1"/>
          </w:rPr>
          <w:t>;</w:t>
        </w:r>
        <w:r w:rsidR="000D2E5B" w:rsidRPr="0059017C">
          <w:rPr>
            <w:color w:val="000000" w:themeColor="text1"/>
          </w:rPr>
          <w:t xml:space="preserve"> that my designated area </w:t>
        </w:r>
        <w:r w:rsidR="000D2E5B" w:rsidRPr="0059017C">
          <w:rPr>
            <w:b/>
            <w:color w:val="000000" w:themeColor="text1"/>
            <w:u w:val="single"/>
          </w:rPr>
          <w:t>shall be available for inspection everyday</w:t>
        </w:r>
        <w:r w:rsidR="000D2E5B" w:rsidRPr="0059017C">
          <w:rPr>
            <w:color w:val="000000" w:themeColor="text1"/>
          </w:rPr>
          <w:t xml:space="preserve"> by the staff or by the school authorities</w:t>
        </w:r>
      </w:ins>
      <w:ins w:id="98" w:author="Kenneth Balili" w:date="2019-12-16T16:26:00Z">
        <w:r w:rsidR="000D2E5B">
          <w:rPr>
            <w:color w:val="000000" w:themeColor="text1"/>
          </w:rPr>
          <w:t>;</w:t>
        </w:r>
      </w:ins>
      <w:ins w:id="99" w:author="Kenneth Balili" w:date="2019-12-16T16:25:00Z">
        <w:del w:id="100" w:author="Kenneth Balili" w:date="2019-12-16T16:26:00Z">
          <w:r w:rsidR="000D2E5B" w:rsidRPr="0059017C" w:rsidDel="000D2E5B">
            <w:rPr>
              <w:color w:val="000000" w:themeColor="text1"/>
            </w:rPr>
            <w:delText>.</w:delText>
          </w:r>
        </w:del>
      </w:ins>
    </w:p>
    <w:p w14:paraId="32336D92" w14:textId="70D57314" w:rsidR="000D2E5B" w:rsidRPr="000D2E5B" w:rsidRDefault="0070630F" w:rsidP="004E2BB7">
      <w:pPr>
        <w:pStyle w:val="ListParagraph"/>
        <w:numPr>
          <w:ilvl w:val="0"/>
          <w:numId w:val="1"/>
        </w:numPr>
        <w:spacing w:after="0" w:line="360" w:lineRule="auto"/>
        <w:jc w:val="both"/>
        <w:rPr>
          <w:ins w:id="101" w:author="Kenneth Balili" w:date="2019-12-16T16:28:00Z"/>
          <w:b/>
          <w:color w:val="000000" w:themeColor="text1"/>
          <w:rPrChange w:id="102" w:author="Kenneth Balili" w:date="2019-12-16T16:28:00Z">
            <w:rPr>
              <w:ins w:id="103" w:author="Kenneth Balili" w:date="2019-12-16T16:28:00Z"/>
              <w:color w:val="000000" w:themeColor="text1"/>
            </w:rPr>
          </w:rPrChange>
        </w:rPr>
      </w:pPr>
      <w:ins w:id="104" w:author="Kenneth Balili" w:date="2019-12-17T09:16:00Z">
        <w:r>
          <w:rPr>
            <w:color w:val="000000" w:themeColor="text1"/>
          </w:rPr>
          <w:t>t</w:t>
        </w:r>
      </w:ins>
      <w:ins w:id="105" w:author="Kenneth Balili" w:date="2019-12-16T16:26:00Z">
        <w:r w:rsidR="000D2E5B" w:rsidRPr="0059017C">
          <w:rPr>
            <w:color w:val="000000" w:themeColor="text1"/>
          </w:rPr>
          <w:t xml:space="preserve">hat I will use </w:t>
        </w:r>
        <w:r w:rsidR="000D2E5B" w:rsidRPr="000D2E5B">
          <w:rPr>
            <w:bCs/>
            <w:color w:val="000000" w:themeColor="text1"/>
            <w:rPrChange w:id="106" w:author="Kenneth Balili" w:date="2019-12-16T16:27:00Z">
              <w:rPr>
                <w:b/>
                <w:color w:val="000000" w:themeColor="text1"/>
              </w:rPr>
            </w:rPrChange>
          </w:rPr>
          <w:t xml:space="preserve">my </w:t>
        </w:r>
      </w:ins>
      <w:ins w:id="107" w:author="Kenneth Balili" w:date="2019-12-16T16:27:00Z">
        <w:r w:rsidR="000D2E5B" w:rsidRPr="000D2E5B">
          <w:rPr>
            <w:bCs/>
            <w:color w:val="000000" w:themeColor="text1"/>
            <w:rPrChange w:id="108" w:author="Kenneth Balili" w:date="2019-12-16T16:28:00Z">
              <w:rPr>
                <w:b/>
                <w:color w:val="000000" w:themeColor="text1"/>
              </w:rPr>
            </w:rPrChange>
          </w:rPr>
          <w:t>gadget subject to existing campus residence hall policy on device use</w:t>
        </w:r>
      </w:ins>
      <w:ins w:id="109" w:author="Kenneth Balili" w:date="2019-12-16T16:28:00Z">
        <w:r w:rsidR="000D2E5B" w:rsidRPr="000D2E5B">
          <w:rPr>
            <w:bCs/>
            <w:color w:val="000000" w:themeColor="text1"/>
            <w:rPrChange w:id="110" w:author="Kenneth Balili" w:date="2019-12-16T16:28:00Z">
              <w:rPr>
                <w:b/>
                <w:color w:val="000000" w:themeColor="text1"/>
              </w:rPr>
            </w:rPrChange>
          </w:rPr>
          <w:t>;</w:t>
        </w:r>
      </w:ins>
      <w:ins w:id="111" w:author="Kenneth Balili" w:date="2019-12-16T16:27:00Z">
        <w:r w:rsidR="000D2E5B">
          <w:rPr>
            <w:b/>
            <w:color w:val="000000" w:themeColor="text1"/>
          </w:rPr>
          <w:t xml:space="preserve"> </w:t>
        </w:r>
      </w:ins>
      <w:ins w:id="112" w:author="Kenneth Balili" w:date="2019-12-16T16:26:00Z">
        <w:del w:id="113" w:author="Kenneth Balili" w:date="2019-12-16T16:27:00Z">
          <w:r w:rsidR="000D2E5B" w:rsidRPr="0059017C" w:rsidDel="000D2E5B">
            <w:rPr>
              <w:b/>
              <w:color w:val="000000" w:themeColor="text1"/>
            </w:rPr>
            <w:delText>cellphone for communication purposes only,</w:delText>
          </w:r>
          <w:r w:rsidR="000D2E5B" w:rsidRPr="0059017C" w:rsidDel="000D2E5B">
            <w:rPr>
              <w:color w:val="000000" w:themeColor="text1"/>
            </w:rPr>
            <w:delText xml:space="preserve"> enough for me to call or send message. If my cellphone/s have a feature not mentioned earlier </w:delText>
          </w:r>
          <w:r w:rsidR="000D2E5B" w:rsidRPr="0059017C" w:rsidDel="000D2E5B">
            <w:rPr>
              <w:b/>
              <w:color w:val="000000" w:themeColor="text1"/>
            </w:rPr>
            <w:delText xml:space="preserve">(cellphone with apps) </w:delText>
          </w:r>
          <w:r w:rsidR="000D2E5B" w:rsidRPr="0059017C" w:rsidDel="000D2E5B">
            <w:rPr>
              <w:color w:val="000000" w:themeColor="text1"/>
            </w:rPr>
            <w:delText>I must secure a written request from my parents for approval of the Residence Hall Management to use such cellphone.</w:delText>
          </w:r>
        </w:del>
      </w:ins>
    </w:p>
    <w:p w14:paraId="75D882F3" w14:textId="13DF8950" w:rsidR="000D2E5B" w:rsidRPr="000D2E5B" w:rsidDel="000D2E5B" w:rsidRDefault="000D2E5B" w:rsidP="004E2BB7">
      <w:pPr>
        <w:pStyle w:val="ListParagraph"/>
        <w:numPr>
          <w:ilvl w:val="0"/>
          <w:numId w:val="1"/>
        </w:numPr>
        <w:spacing w:after="0" w:line="360" w:lineRule="auto"/>
        <w:jc w:val="both"/>
        <w:rPr>
          <w:del w:id="114" w:author="Kenneth Balili" w:date="2019-12-16T16:28:00Z"/>
          <w:b/>
          <w:color w:val="000000" w:themeColor="text1"/>
          <w:rPrChange w:id="115" w:author="Kenneth Balili" w:date="2019-12-16T16:28:00Z">
            <w:rPr>
              <w:del w:id="116" w:author="Kenneth Balili" w:date="2019-12-16T16:28:00Z"/>
              <w:color w:val="000000" w:themeColor="text1"/>
            </w:rPr>
          </w:rPrChange>
        </w:rPr>
      </w:pPr>
      <w:ins w:id="117" w:author="Kenneth Balili" w:date="2019-12-16T16:28:00Z">
        <w:del w:id="118" w:author="Kenneth Balili" w:date="2019-12-16T16:28:00Z">
          <w:r w:rsidRPr="0059017C" w:rsidDel="000D2E5B">
            <w:rPr>
              <w:color w:val="000000" w:themeColor="text1"/>
            </w:rPr>
            <w:delText xml:space="preserve">That I shall secure a permit from the Residence Hall Manager to bring a </w:delText>
          </w:r>
          <w:r w:rsidRPr="0059017C" w:rsidDel="000D2E5B">
            <w:rPr>
              <w:b/>
              <w:color w:val="000000" w:themeColor="text1"/>
            </w:rPr>
            <w:delText>Personal Computer/Laptop and/or Tablets/Notepads</w:delText>
          </w:r>
          <w:r w:rsidRPr="0059017C" w:rsidDel="000D2E5B">
            <w:rPr>
              <w:color w:val="000000" w:themeColor="text1"/>
            </w:rPr>
            <w:delText xml:space="preserve"> for academic purposes and that I shall pay the corresponding electric bill for its use: that I shall not bring to the school and dormitory prohibited </w:delText>
          </w:r>
          <w:r w:rsidRPr="0059017C" w:rsidDel="000D2E5B">
            <w:rPr>
              <w:color w:val="000000" w:themeColor="text1"/>
              <w:u w:val="single"/>
            </w:rPr>
            <w:delText>gadgets especially with games like PSP, DS, or alike,</w:delText>
          </w:r>
          <w:r w:rsidRPr="0059017C" w:rsidDel="000D2E5B">
            <w:rPr>
              <w:color w:val="000000" w:themeColor="text1"/>
            </w:rPr>
            <w:delText xml:space="preserve"> otherwise, these will be confiscated.</w:delText>
          </w:r>
        </w:del>
      </w:ins>
    </w:p>
    <w:p w14:paraId="01A37AB6" w14:textId="49274846" w:rsidR="000D2E5B" w:rsidRPr="000D2E5B" w:rsidRDefault="0070630F" w:rsidP="004E2BB7">
      <w:pPr>
        <w:pStyle w:val="ListParagraph"/>
        <w:numPr>
          <w:ilvl w:val="0"/>
          <w:numId w:val="1"/>
        </w:numPr>
        <w:spacing w:after="0" w:line="360" w:lineRule="auto"/>
        <w:jc w:val="both"/>
        <w:rPr>
          <w:ins w:id="119" w:author="Kenneth Balili" w:date="2019-12-16T16:29:00Z"/>
          <w:b/>
          <w:color w:val="000000" w:themeColor="text1"/>
          <w:rPrChange w:id="120" w:author="Kenneth Balili" w:date="2019-12-16T16:29:00Z">
            <w:rPr>
              <w:ins w:id="121" w:author="Kenneth Balili" w:date="2019-12-16T16:29:00Z"/>
              <w:color w:val="000000" w:themeColor="text1"/>
            </w:rPr>
          </w:rPrChange>
        </w:rPr>
      </w:pPr>
      <w:ins w:id="122" w:author="Kenneth Balili" w:date="2019-12-17T09:16:00Z">
        <w:r>
          <w:rPr>
            <w:color w:val="000000" w:themeColor="text1"/>
          </w:rPr>
          <w:t>t</w:t>
        </w:r>
      </w:ins>
      <w:ins w:id="123" w:author="Kenneth Balili" w:date="2019-12-16T16:29:00Z">
        <w:r w:rsidR="000D2E5B" w:rsidRPr="0059017C">
          <w:rPr>
            <w:color w:val="000000" w:themeColor="text1"/>
          </w:rPr>
          <w:t xml:space="preserve">hat I shall observe the </w:t>
        </w:r>
        <w:del w:id="124" w:author="Kenneth Balili" w:date="2019-12-16T18:15:00Z">
          <w:r w:rsidR="000D2E5B" w:rsidRPr="0059017C" w:rsidDel="001E2F8D">
            <w:rPr>
              <w:color w:val="000000" w:themeColor="text1"/>
            </w:rPr>
            <w:delText xml:space="preserve">departure </w:delText>
          </w:r>
        </w:del>
        <w:r w:rsidR="000D2E5B" w:rsidRPr="0059017C">
          <w:rPr>
            <w:color w:val="000000" w:themeColor="text1"/>
          </w:rPr>
          <w:t xml:space="preserve">time in going </w:t>
        </w:r>
      </w:ins>
      <w:ins w:id="125" w:author="Kenneth Balili" w:date="2019-12-16T18:15:00Z">
        <w:r w:rsidR="001E2F8D">
          <w:rPr>
            <w:color w:val="000000" w:themeColor="text1"/>
          </w:rPr>
          <w:t xml:space="preserve">in and out </w:t>
        </w:r>
      </w:ins>
      <w:ins w:id="126" w:author="Kenneth Balili" w:date="2019-12-16T16:29:00Z">
        <w:del w:id="127" w:author="Kenneth Balili" w:date="2019-12-16T18:16:00Z">
          <w:r w:rsidR="000D2E5B" w:rsidRPr="0059017C" w:rsidDel="001E2F8D">
            <w:rPr>
              <w:color w:val="000000" w:themeColor="text1"/>
            </w:rPr>
            <w:delText>to school and in going back to</w:delText>
          </w:r>
        </w:del>
      </w:ins>
      <w:ins w:id="128" w:author="Kenneth Balili" w:date="2019-12-16T18:16:00Z">
        <w:r w:rsidR="001E2F8D">
          <w:rPr>
            <w:color w:val="000000" w:themeColor="text1"/>
          </w:rPr>
          <w:t>of</w:t>
        </w:r>
      </w:ins>
      <w:ins w:id="129" w:author="Kenneth Balili" w:date="2019-12-16T16:29:00Z">
        <w:r w:rsidR="000D2E5B" w:rsidRPr="0059017C">
          <w:rPr>
            <w:color w:val="000000" w:themeColor="text1"/>
          </w:rPr>
          <w:t xml:space="preserve"> the Residence Hall daily</w:t>
        </w:r>
        <w:r w:rsidR="000D2E5B">
          <w:rPr>
            <w:color w:val="000000" w:themeColor="text1"/>
          </w:rPr>
          <w:t>;</w:t>
        </w:r>
        <w:del w:id="130" w:author="Kenneth Balili" w:date="2019-12-16T16:29:00Z">
          <w:r w:rsidR="000D2E5B" w:rsidRPr="0059017C" w:rsidDel="000D2E5B">
            <w:rPr>
              <w:color w:val="000000" w:themeColor="text1"/>
            </w:rPr>
            <w:delText>.</w:delText>
          </w:r>
        </w:del>
      </w:ins>
    </w:p>
    <w:p w14:paraId="23D4CE8C" w14:textId="10F9F190" w:rsidR="000D2E5B" w:rsidRPr="00922F2B" w:rsidRDefault="0070630F" w:rsidP="004E2BB7">
      <w:pPr>
        <w:pStyle w:val="ListParagraph"/>
        <w:numPr>
          <w:ilvl w:val="0"/>
          <w:numId w:val="1"/>
        </w:numPr>
        <w:spacing w:after="0" w:line="360" w:lineRule="auto"/>
        <w:jc w:val="both"/>
        <w:rPr>
          <w:ins w:id="131" w:author="Kenneth Balili" w:date="2019-12-16T16:36:00Z"/>
          <w:b/>
          <w:rPrChange w:id="132" w:author="Kenneth Balili" w:date="2019-12-16T16:36:00Z">
            <w:rPr>
              <w:ins w:id="133" w:author="Kenneth Balili" w:date="2019-12-16T16:36:00Z"/>
              <w:color w:val="000000" w:themeColor="text1"/>
            </w:rPr>
          </w:rPrChange>
        </w:rPr>
      </w:pPr>
      <w:ins w:id="134" w:author="Kenneth Balili" w:date="2019-12-17T09:16:00Z">
        <w:r>
          <w:rPr>
            <w:color w:val="000000" w:themeColor="text1"/>
          </w:rPr>
          <w:t>t</w:t>
        </w:r>
      </w:ins>
      <w:ins w:id="135" w:author="Kenneth Balili" w:date="2019-12-16T16:29:00Z">
        <w:r w:rsidR="000D2E5B" w:rsidRPr="0059017C">
          <w:rPr>
            <w:color w:val="000000" w:themeColor="text1"/>
          </w:rPr>
          <w:t>hat I shall go home or stay with my parents</w:t>
        </w:r>
      </w:ins>
      <w:ins w:id="136" w:author="Kenneth Balili" w:date="2019-12-16T16:30:00Z">
        <w:r w:rsidR="000D2E5B">
          <w:rPr>
            <w:color w:val="000000" w:themeColor="text1"/>
          </w:rPr>
          <w:t>/ guardians/ foster parents</w:t>
        </w:r>
      </w:ins>
      <w:ins w:id="137" w:author="Kenneth Balili" w:date="2019-12-16T16:29:00Z">
        <w:r w:rsidR="000D2E5B" w:rsidRPr="0059017C">
          <w:rPr>
            <w:color w:val="000000" w:themeColor="text1"/>
          </w:rPr>
          <w:t xml:space="preserve"> on weekends (Saturday &amp; Sunday) </w:t>
        </w:r>
      </w:ins>
      <w:ins w:id="138" w:author="Kenneth Balili" w:date="2019-12-16T16:30:00Z">
        <w:r w:rsidR="000D2E5B">
          <w:rPr>
            <w:color w:val="000000" w:themeColor="text1"/>
          </w:rPr>
          <w:t xml:space="preserve">and/or holidays </w:t>
        </w:r>
      </w:ins>
      <w:ins w:id="139" w:author="Kenneth Balili" w:date="2019-12-16T16:29:00Z">
        <w:r w:rsidR="000D2E5B" w:rsidRPr="0059017C">
          <w:rPr>
            <w:color w:val="000000" w:themeColor="text1"/>
          </w:rPr>
          <w:t xml:space="preserve">and shall return punctually either on Sunday </w:t>
        </w:r>
      </w:ins>
      <w:ins w:id="140" w:author="Kenneth Balili" w:date="2019-12-16T16:30:00Z">
        <w:r w:rsidR="000D2E5B">
          <w:rPr>
            <w:color w:val="000000" w:themeColor="text1"/>
          </w:rPr>
          <w:t xml:space="preserve">and/or holidays </w:t>
        </w:r>
      </w:ins>
      <w:ins w:id="141" w:author="Kenneth Balili" w:date="2019-12-16T16:29:00Z">
        <w:r w:rsidR="000D2E5B" w:rsidRPr="0059017C">
          <w:rPr>
            <w:color w:val="000000" w:themeColor="text1"/>
          </w:rPr>
          <w:t xml:space="preserve">not later than 7:00 p.m. or on Monday </w:t>
        </w:r>
      </w:ins>
      <w:ins w:id="142" w:author="Kenneth Balili" w:date="2019-12-16T16:30:00Z">
        <w:r w:rsidR="000D2E5B">
          <w:rPr>
            <w:color w:val="000000" w:themeColor="text1"/>
          </w:rPr>
          <w:t>not earlier than 5:00 a.m.</w:t>
        </w:r>
      </w:ins>
      <w:ins w:id="143" w:author="Kenneth Balili" w:date="2019-12-16T16:31:00Z">
        <w:r w:rsidR="000D2E5B">
          <w:rPr>
            <w:color w:val="000000" w:themeColor="text1"/>
          </w:rPr>
          <w:t xml:space="preserve"> but not later </w:t>
        </w:r>
        <w:r w:rsidR="000D2E5B" w:rsidRPr="00922F2B">
          <w:t>than 6:00 a.m. including holidays</w:t>
        </w:r>
      </w:ins>
      <w:ins w:id="144" w:author="Kenneth Balili" w:date="2019-12-16T16:36:00Z">
        <w:r w:rsidR="00792426" w:rsidRPr="00922F2B">
          <w:t>;</w:t>
        </w:r>
      </w:ins>
      <w:ins w:id="145" w:author="Kenneth Balili" w:date="2019-12-16T16:29:00Z">
        <w:del w:id="146" w:author="Kenneth Balili" w:date="2019-12-16T16:31:00Z">
          <w:r w:rsidR="000D2E5B" w:rsidRPr="00922F2B" w:rsidDel="000D2E5B">
            <w:delText>at or before 6:00 a.m. Should I opt to stay at the dormitory on weekend, I shall render three (3) hours per day (Saturday &amp; Sunday) a community service within the school premises. And I shall observe curfew time which is 7:00 p.m. daily.</w:delText>
          </w:r>
        </w:del>
      </w:ins>
    </w:p>
    <w:p w14:paraId="7C7EDD56" w14:textId="364E9DD4" w:rsidR="00792426" w:rsidRPr="00922F2B" w:rsidRDefault="0070630F" w:rsidP="004E2BB7">
      <w:pPr>
        <w:pStyle w:val="ListParagraph"/>
        <w:numPr>
          <w:ilvl w:val="0"/>
          <w:numId w:val="1"/>
        </w:numPr>
        <w:spacing w:after="0" w:line="360" w:lineRule="auto"/>
        <w:jc w:val="both"/>
        <w:rPr>
          <w:ins w:id="147" w:author="Kenneth Balili" w:date="2019-12-16T16:38:00Z"/>
          <w:b/>
          <w:rPrChange w:id="148" w:author="Kenneth Balili" w:date="2019-12-16T16:38:00Z">
            <w:rPr>
              <w:ins w:id="149" w:author="Kenneth Balili" w:date="2019-12-16T16:38:00Z"/>
              <w:color w:val="FF0000"/>
            </w:rPr>
          </w:rPrChange>
        </w:rPr>
      </w:pPr>
      <w:ins w:id="150" w:author="Kenneth Balili" w:date="2019-12-17T09:16:00Z">
        <w:r w:rsidRPr="00922F2B">
          <w:t>t</w:t>
        </w:r>
      </w:ins>
      <w:ins w:id="151" w:author="Kenneth Balili" w:date="2019-12-16T16:36:00Z">
        <w:r w:rsidR="00792426" w:rsidRPr="00922F2B">
          <w:t>hat I shall go home or stay with my parents/guardians/foster parents immediately when I am sick, and/or due to other critical circumstances that need my parents’ supervision as identified by the school authority;</w:t>
        </w:r>
      </w:ins>
    </w:p>
    <w:p w14:paraId="3D6BF872" w14:textId="67C1AD86" w:rsidR="00792426" w:rsidRPr="0059017C" w:rsidRDefault="0070630F" w:rsidP="00792426">
      <w:pPr>
        <w:pStyle w:val="ListParagraph"/>
        <w:numPr>
          <w:ilvl w:val="0"/>
          <w:numId w:val="1"/>
        </w:numPr>
        <w:spacing w:after="0" w:line="360" w:lineRule="auto"/>
        <w:jc w:val="both"/>
        <w:rPr>
          <w:ins w:id="152" w:author="Kenneth Balili" w:date="2019-12-16T16:38:00Z"/>
          <w:b/>
          <w:color w:val="000000" w:themeColor="text1"/>
        </w:rPr>
      </w:pPr>
      <w:ins w:id="153" w:author="Kenneth Balili" w:date="2019-12-17T09:17:00Z">
        <w:r>
          <w:rPr>
            <w:color w:val="000000" w:themeColor="text1"/>
          </w:rPr>
          <w:t>t</w:t>
        </w:r>
      </w:ins>
      <w:ins w:id="154" w:author="Kenneth Balili" w:date="2019-12-16T16:38:00Z">
        <w:r w:rsidR="00792426" w:rsidRPr="0059017C">
          <w:rPr>
            <w:color w:val="000000" w:themeColor="text1"/>
          </w:rPr>
          <w:t xml:space="preserve">hat I shall observe the </w:t>
        </w:r>
        <w:r w:rsidR="00792426" w:rsidRPr="0059017C">
          <w:rPr>
            <w:b/>
            <w:color w:val="000000" w:themeColor="text1"/>
          </w:rPr>
          <w:t>curfew</w:t>
        </w:r>
        <w:r w:rsidR="00792426" w:rsidRPr="0059017C">
          <w:rPr>
            <w:color w:val="000000" w:themeColor="text1"/>
          </w:rPr>
          <w:t xml:space="preserve"> set for </w:t>
        </w:r>
        <w:del w:id="155" w:author="Kenneth Balili" w:date="2019-12-16T16:38:00Z">
          <w:r w:rsidR="00792426" w:rsidRPr="0059017C" w:rsidDel="00792426">
            <w:rPr>
              <w:color w:val="000000" w:themeColor="text1"/>
            </w:rPr>
            <w:delText xml:space="preserve">dormers </w:delText>
          </w:r>
        </w:del>
        <w:r w:rsidR="00792426">
          <w:rPr>
            <w:color w:val="000000" w:themeColor="text1"/>
          </w:rPr>
          <w:t xml:space="preserve">interns </w:t>
        </w:r>
        <w:del w:id="156" w:author="Kenneth Balili" w:date="2019-12-16T16:39:00Z">
          <w:r w:rsidR="00792426" w:rsidRPr="0059017C" w:rsidDel="00792426">
            <w:rPr>
              <w:color w:val="000000" w:themeColor="text1"/>
            </w:rPr>
            <w:delText xml:space="preserve">during class days </w:delText>
          </w:r>
        </w:del>
        <w:del w:id="157" w:author="Kenneth Balili" w:date="2019-12-16T16:41:00Z">
          <w:r w:rsidR="00792426" w:rsidRPr="0059017C" w:rsidDel="00792426">
            <w:rPr>
              <w:b/>
              <w:color w:val="000000" w:themeColor="text1"/>
            </w:rPr>
            <w:delText xml:space="preserve">Monday-Friday, </w:delText>
          </w:r>
        </w:del>
      </w:ins>
      <w:ins w:id="158" w:author="Kenneth Balili" w:date="2019-12-16T16:41:00Z">
        <w:r w:rsidR="00792426">
          <w:rPr>
            <w:b/>
            <w:color w:val="000000" w:themeColor="text1"/>
          </w:rPr>
          <w:t xml:space="preserve">at </w:t>
        </w:r>
      </w:ins>
      <w:ins w:id="159" w:author="Kenneth Balili" w:date="2019-12-16T16:38:00Z">
        <w:r w:rsidR="00792426" w:rsidRPr="0059017C">
          <w:rPr>
            <w:b/>
            <w:color w:val="000000" w:themeColor="text1"/>
          </w:rPr>
          <w:t>7:00 p.m.</w:t>
        </w:r>
        <w:r w:rsidR="00792426" w:rsidRPr="0059017C">
          <w:rPr>
            <w:color w:val="000000" w:themeColor="text1"/>
          </w:rPr>
          <w:t xml:space="preserve"> </w:t>
        </w:r>
      </w:ins>
      <w:ins w:id="160" w:author="Kenneth Balili" w:date="2019-12-16T16:41:00Z">
        <w:r w:rsidR="00792426">
          <w:rPr>
            <w:color w:val="000000" w:themeColor="text1"/>
          </w:rPr>
          <w:t xml:space="preserve">daily; </w:t>
        </w:r>
      </w:ins>
      <w:ins w:id="161" w:author="Kenneth Balili" w:date="2019-12-16T16:38:00Z">
        <w:del w:id="162" w:author="Kenneth Balili" w:date="2019-12-16T16:41:00Z">
          <w:r w:rsidR="00792426" w:rsidRPr="0059017C" w:rsidDel="00792426">
            <w:rPr>
              <w:color w:val="000000" w:themeColor="text1"/>
            </w:rPr>
            <w:delText>provided that I am accompanied by my parents/guardians/chaperones.</w:delText>
          </w:r>
        </w:del>
      </w:ins>
    </w:p>
    <w:p w14:paraId="61D181C3" w14:textId="65DDD545" w:rsidR="00792426" w:rsidRPr="00792426" w:rsidRDefault="0070630F" w:rsidP="004E2BB7">
      <w:pPr>
        <w:pStyle w:val="ListParagraph"/>
        <w:numPr>
          <w:ilvl w:val="0"/>
          <w:numId w:val="1"/>
        </w:numPr>
        <w:spacing w:after="0" w:line="360" w:lineRule="auto"/>
        <w:jc w:val="both"/>
        <w:rPr>
          <w:ins w:id="163" w:author="Kenneth Balili" w:date="2019-12-16T16:44:00Z"/>
          <w:b/>
          <w:color w:val="000000" w:themeColor="text1"/>
          <w:rPrChange w:id="164" w:author="Kenneth Balili" w:date="2019-12-16T16:44:00Z">
            <w:rPr>
              <w:ins w:id="165" w:author="Kenneth Balili" w:date="2019-12-16T16:44:00Z"/>
              <w:color w:val="000000" w:themeColor="text1"/>
            </w:rPr>
          </w:rPrChange>
        </w:rPr>
      </w:pPr>
      <w:ins w:id="166" w:author="Kenneth Balili" w:date="2019-12-17T09:17:00Z">
        <w:r>
          <w:rPr>
            <w:color w:val="000000" w:themeColor="text1"/>
          </w:rPr>
          <w:t>t</w:t>
        </w:r>
      </w:ins>
      <w:ins w:id="167" w:author="Kenneth Balili" w:date="2019-12-16T16:42:00Z">
        <w:r w:rsidR="00792426" w:rsidRPr="0059017C">
          <w:rPr>
            <w:color w:val="000000" w:themeColor="text1"/>
          </w:rPr>
          <w:t xml:space="preserve">hat </w:t>
        </w:r>
        <w:r w:rsidR="00792426" w:rsidRPr="0059017C">
          <w:rPr>
            <w:b/>
            <w:color w:val="000000" w:themeColor="text1"/>
          </w:rPr>
          <w:t>I shall clean</w:t>
        </w:r>
        <w:del w:id="168" w:author="Kenneth Balili" w:date="2019-12-16T16:42:00Z">
          <w:r w:rsidR="00792426" w:rsidRPr="0059017C" w:rsidDel="00792426">
            <w:rPr>
              <w:b/>
              <w:strike/>
              <w:color w:val="000000" w:themeColor="text1"/>
            </w:rPr>
            <w:delText>ed</w:delText>
          </w:r>
        </w:del>
        <w:r w:rsidR="00792426" w:rsidRPr="0059017C">
          <w:rPr>
            <w:b/>
            <w:color w:val="000000" w:themeColor="text1"/>
          </w:rPr>
          <w:t xml:space="preserve"> my designated area, </w:t>
        </w:r>
      </w:ins>
      <w:ins w:id="169" w:author="Kenneth Balili" w:date="2019-12-16T16:43:00Z">
        <w:r w:rsidR="00792426">
          <w:rPr>
            <w:b/>
            <w:color w:val="000000" w:themeColor="text1"/>
          </w:rPr>
          <w:t xml:space="preserve">and be responsible for the </w:t>
        </w:r>
      </w:ins>
      <w:ins w:id="170" w:author="Kenneth Balili" w:date="2019-12-16T16:42:00Z">
        <w:r w:rsidR="00792426" w:rsidRPr="0059017C">
          <w:rPr>
            <w:color w:val="000000" w:themeColor="text1"/>
          </w:rPr>
          <w:t xml:space="preserve">repair </w:t>
        </w:r>
      </w:ins>
      <w:ins w:id="171" w:author="Kenneth Balili" w:date="2019-12-16T16:43:00Z">
        <w:r w:rsidR="00792426">
          <w:rPr>
            <w:color w:val="000000" w:themeColor="text1"/>
          </w:rPr>
          <w:t xml:space="preserve">of the facilities that I </w:t>
        </w:r>
      </w:ins>
      <w:ins w:id="172" w:author="Kenneth Balili" w:date="2019-12-16T16:42:00Z">
        <w:r w:rsidR="00792426" w:rsidRPr="0059017C">
          <w:rPr>
            <w:color w:val="000000" w:themeColor="text1"/>
          </w:rPr>
          <w:t>damaged</w:t>
        </w:r>
        <w:del w:id="173" w:author="Kenneth Balili" w:date="2019-12-16T16:44:00Z">
          <w:r w:rsidR="00792426" w:rsidRPr="0059017C" w:rsidDel="00792426">
            <w:rPr>
              <w:color w:val="000000" w:themeColor="text1"/>
            </w:rPr>
            <w:delText xml:space="preserve"> facili</w:delText>
          </w:r>
        </w:del>
        <w:del w:id="174" w:author="Kenneth Balili" w:date="2019-12-16T16:43:00Z">
          <w:r w:rsidR="00792426" w:rsidRPr="0059017C" w:rsidDel="00792426">
            <w:rPr>
              <w:color w:val="000000" w:themeColor="text1"/>
            </w:rPr>
            <w:delText>ties</w:delText>
          </w:r>
        </w:del>
        <w:r w:rsidR="00792426" w:rsidRPr="0059017C">
          <w:rPr>
            <w:color w:val="000000" w:themeColor="text1"/>
          </w:rPr>
          <w:t>, replace unserviceable padlocks, and take out all my personal belonging from the PSHS ________ - Residence Hall the moment I check out</w:t>
        </w:r>
      </w:ins>
      <w:ins w:id="175" w:author="Kenneth Balili" w:date="2019-12-16T16:44:00Z">
        <w:r w:rsidR="00792426">
          <w:rPr>
            <w:color w:val="000000" w:themeColor="text1"/>
          </w:rPr>
          <w:t>,</w:t>
        </w:r>
      </w:ins>
      <w:ins w:id="176" w:author="Kenneth Balili" w:date="2019-12-16T16:42:00Z">
        <w:r w:rsidR="00792426" w:rsidRPr="0059017C">
          <w:rPr>
            <w:color w:val="000000" w:themeColor="text1"/>
          </w:rPr>
          <w:t xml:space="preserve"> or </w:t>
        </w:r>
      </w:ins>
      <w:ins w:id="177" w:author="Kenneth Balili" w:date="2019-12-16T16:44:00Z">
        <w:r w:rsidR="00792426">
          <w:rPr>
            <w:color w:val="000000" w:themeColor="text1"/>
          </w:rPr>
          <w:t xml:space="preserve">as </w:t>
        </w:r>
      </w:ins>
      <w:ins w:id="178" w:author="Kenneth Balili" w:date="2019-12-16T16:42:00Z">
        <w:r w:rsidR="00792426" w:rsidRPr="0059017C">
          <w:rPr>
            <w:color w:val="000000" w:themeColor="text1"/>
          </w:rPr>
          <w:t>instructed by the Residence Hall Management</w:t>
        </w:r>
      </w:ins>
      <w:ins w:id="179" w:author="Kenneth Balili" w:date="2019-12-16T16:44:00Z">
        <w:r w:rsidR="00792426">
          <w:rPr>
            <w:color w:val="000000" w:themeColor="text1"/>
          </w:rPr>
          <w:t>;</w:t>
        </w:r>
      </w:ins>
      <w:ins w:id="180" w:author="Kenneth Balili" w:date="2019-12-16T16:42:00Z">
        <w:del w:id="181" w:author="Kenneth Balili" w:date="2019-12-16T16:44:00Z">
          <w:r w:rsidR="00792426" w:rsidRPr="0059017C" w:rsidDel="00792426">
            <w:rPr>
              <w:color w:val="000000" w:themeColor="text1"/>
            </w:rPr>
            <w:delText>.</w:delText>
          </w:r>
        </w:del>
      </w:ins>
    </w:p>
    <w:p w14:paraId="011AB0C7" w14:textId="57AF6776" w:rsidR="00792426" w:rsidRPr="0059017C" w:rsidRDefault="0070630F" w:rsidP="004E2BB7">
      <w:pPr>
        <w:pStyle w:val="ListParagraph"/>
        <w:numPr>
          <w:ilvl w:val="0"/>
          <w:numId w:val="1"/>
        </w:numPr>
        <w:spacing w:after="0" w:line="360" w:lineRule="auto"/>
        <w:jc w:val="both"/>
        <w:rPr>
          <w:ins w:id="182" w:author="Kenneth Balili" w:date="2019-12-16T16:28:00Z"/>
          <w:b/>
          <w:color w:val="000000" w:themeColor="text1"/>
        </w:rPr>
      </w:pPr>
      <w:ins w:id="183" w:author="Kenneth Balili" w:date="2019-12-17T09:17:00Z">
        <w:r>
          <w:rPr>
            <w:color w:val="000000" w:themeColor="text1"/>
          </w:rPr>
          <w:t>t</w:t>
        </w:r>
      </w:ins>
      <w:ins w:id="184" w:author="Kenneth Balili" w:date="2019-12-16T16:44:00Z">
        <w:r w:rsidR="00792426" w:rsidRPr="0059017C">
          <w:rPr>
            <w:color w:val="000000" w:themeColor="text1"/>
          </w:rPr>
          <w:t xml:space="preserve">hat my </w:t>
        </w:r>
        <w:r w:rsidR="00792426" w:rsidRPr="0059017C">
          <w:rPr>
            <w:b/>
            <w:color w:val="000000" w:themeColor="text1"/>
          </w:rPr>
          <w:t xml:space="preserve">parents/guardians will be aware of the school and dormitory policies stated in the PSHS _____ - Residence Hall handbook, amendments, and PSHS Code of Conduct, </w:t>
        </w:r>
        <w:r w:rsidR="00792426" w:rsidRPr="0059017C">
          <w:rPr>
            <w:color w:val="000000" w:themeColor="text1"/>
          </w:rPr>
          <w:t xml:space="preserve">and will also remind me to </w:t>
        </w:r>
        <w:r w:rsidR="00792426" w:rsidRPr="0059017C">
          <w:rPr>
            <w:b/>
            <w:color w:val="000000" w:themeColor="text1"/>
          </w:rPr>
          <w:t xml:space="preserve">be always at </w:t>
        </w:r>
        <w:r w:rsidR="00922F2B" w:rsidRPr="0059017C">
          <w:rPr>
            <w:b/>
            <w:color w:val="000000" w:themeColor="text1"/>
          </w:rPr>
          <w:t xml:space="preserve">my </w:t>
        </w:r>
      </w:ins>
      <w:r w:rsidR="00922F2B">
        <w:rPr>
          <w:b/>
          <w:color w:val="000000" w:themeColor="text1"/>
        </w:rPr>
        <w:t>b</w:t>
      </w:r>
      <w:ins w:id="185" w:author="Kenneth Balili" w:date="2019-12-16T16:44:00Z">
        <w:r w:rsidR="00922F2B" w:rsidRPr="0059017C">
          <w:rPr>
            <w:b/>
            <w:color w:val="000000" w:themeColor="text1"/>
          </w:rPr>
          <w:t xml:space="preserve">est behavior </w:t>
        </w:r>
        <w:r w:rsidR="00792426" w:rsidRPr="0059017C">
          <w:rPr>
            <w:color w:val="000000" w:themeColor="text1"/>
          </w:rPr>
          <w:t>during the whole period of this contract</w:t>
        </w:r>
      </w:ins>
      <w:ins w:id="186" w:author="Kenneth Balili" w:date="2019-12-16T16:48:00Z">
        <w:r w:rsidR="009770C2">
          <w:rPr>
            <w:color w:val="000000" w:themeColor="text1"/>
          </w:rPr>
          <w:t>;</w:t>
        </w:r>
      </w:ins>
      <w:ins w:id="187" w:author="Kenneth Balili" w:date="2019-12-16T16:44:00Z">
        <w:del w:id="188" w:author="Kenneth Balili" w:date="2019-12-16T16:48:00Z">
          <w:r w:rsidR="00792426" w:rsidRPr="0059017C" w:rsidDel="009770C2">
            <w:rPr>
              <w:color w:val="000000" w:themeColor="text1"/>
            </w:rPr>
            <w:delText>.</w:delText>
          </w:r>
        </w:del>
      </w:ins>
    </w:p>
    <w:p w14:paraId="3684F440" w14:textId="7F210CE1" w:rsidR="009770C2" w:rsidRPr="00922F2B" w:rsidRDefault="0070630F" w:rsidP="004E2BB7">
      <w:pPr>
        <w:pStyle w:val="ListParagraph"/>
        <w:numPr>
          <w:ilvl w:val="0"/>
          <w:numId w:val="1"/>
        </w:numPr>
        <w:spacing w:after="0" w:line="360" w:lineRule="auto"/>
        <w:jc w:val="both"/>
        <w:rPr>
          <w:b/>
          <w:iCs/>
          <w:color w:val="000000" w:themeColor="text1"/>
        </w:rPr>
      </w:pPr>
      <w:ins w:id="189" w:author="Kenneth Balili" w:date="2019-12-17T09:17:00Z">
        <w:r>
          <w:rPr>
            <w:iCs/>
            <w:color w:val="000000" w:themeColor="text1"/>
          </w:rPr>
          <w:t>t</w:t>
        </w:r>
      </w:ins>
      <w:ins w:id="190" w:author="Kenneth Balili" w:date="2019-12-16T16:46:00Z">
        <w:r w:rsidR="009770C2" w:rsidRPr="009770C2">
          <w:rPr>
            <w:iCs/>
            <w:color w:val="000000" w:themeColor="text1"/>
            <w:rPrChange w:id="191" w:author="Kenneth Balili" w:date="2019-12-16T16:47:00Z">
              <w:rPr>
                <w:i/>
                <w:color w:val="000000" w:themeColor="text1"/>
              </w:rPr>
            </w:rPrChange>
          </w:rPr>
          <w:t>hat my stay in the residence hall may be temporarily suspended, pending the result of any discipline case investigation;</w:t>
        </w:r>
      </w:ins>
    </w:p>
    <w:p w14:paraId="054C147A" w14:textId="5912FBAC" w:rsidR="009770C2" w:rsidRPr="0059017C" w:rsidRDefault="009770C2" w:rsidP="00922F2B">
      <w:pPr>
        <w:pStyle w:val="ListParagraph"/>
        <w:numPr>
          <w:ilvl w:val="0"/>
          <w:numId w:val="1"/>
        </w:numPr>
        <w:spacing w:after="0" w:line="360" w:lineRule="auto"/>
        <w:jc w:val="both"/>
        <w:rPr>
          <w:ins w:id="192" w:author="Kenneth Balili" w:date="2019-12-16T16:52:00Z"/>
          <w:b/>
          <w:color w:val="000000" w:themeColor="text1"/>
        </w:rPr>
      </w:pPr>
      <w:ins w:id="193" w:author="Kenneth Balili" w:date="2019-12-16T16:48:00Z">
        <w:del w:id="194" w:author="Kenneth Balili" w:date="2019-12-16T18:23:00Z">
          <w:r w:rsidRPr="009770C2" w:rsidDel="00677668">
            <w:rPr>
              <w:color w:val="000000" w:themeColor="text1"/>
            </w:rPr>
            <w:lastRenderedPageBreak/>
            <w:delText xml:space="preserve">That this contract </w:delText>
          </w:r>
        </w:del>
        <w:del w:id="195" w:author="Kenneth Balili" w:date="2019-12-16T16:48:00Z">
          <w:r w:rsidRPr="009770C2" w:rsidDel="009770C2">
            <w:rPr>
              <w:color w:val="000000" w:themeColor="text1"/>
            </w:rPr>
            <w:delText xml:space="preserve">may be terminated by the school </w:delText>
          </w:r>
          <w:r w:rsidRPr="0059017C" w:rsidDel="009770C2">
            <w:rPr>
              <w:color w:val="000000" w:themeColor="text1"/>
            </w:rPr>
            <w:delText xml:space="preserve">authorities sooner </w:delText>
          </w:r>
        </w:del>
        <w:del w:id="196" w:author="Kenneth Balili" w:date="2019-12-16T16:51:00Z">
          <w:r w:rsidRPr="0059017C" w:rsidDel="009770C2">
            <w:rPr>
              <w:color w:val="000000" w:themeColor="text1"/>
            </w:rPr>
            <w:delText>upon my dismissal or suspension from the school due to misconduct and/or continuous violation of existing rules and regulat</w:delText>
          </w:r>
        </w:del>
      </w:ins>
      <w:ins w:id="197" w:author="Kenneth Balili" w:date="2019-12-17T09:17:00Z">
        <w:r w:rsidR="0070630F">
          <w:rPr>
            <w:color w:val="000000" w:themeColor="text1"/>
          </w:rPr>
          <w:t>t</w:t>
        </w:r>
      </w:ins>
      <w:ins w:id="198" w:author="Kenneth Balili" w:date="2019-12-16T16:52:00Z">
        <w:r w:rsidRPr="0059017C">
          <w:rPr>
            <w:color w:val="000000" w:themeColor="text1"/>
          </w:rPr>
          <w:t xml:space="preserve">hat this privilege to stay at the PSHS ________ - Residence Hall is granted from </w:t>
        </w:r>
        <w:r w:rsidRPr="009770C2">
          <w:rPr>
            <w:bCs/>
            <w:i/>
            <w:color w:val="000000" w:themeColor="text1"/>
            <w:u w:val="single"/>
            <w:rPrChange w:id="199" w:author="Kenneth Balili" w:date="2019-12-16T16:52:00Z">
              <w:rPr>
                <w:b/>
                <w:i/>
                <w:color w:val="000000" w:themeColor="text1"/>
                <w:u w:val="single"/>
              </w:rPr>
            </w:rPrChange>
          </w:rPr>
          <w:t>__________</w:t>
        </w:r>
        <w:r w:rsidRPr="009770C2">
          <w:rPr>
            <w:bCs/>
            <w:iCs/>
            <w:color w:val="000000" w:themeColor="text1"/>
            <w:u w:val="single"/>
            <w:rPrChange w:id="200" w:author="Kenneth Balili" w:date="2019-12-16T16:52:00Z">
              <w:rPr>
                <w:b/>
                <w:i/>
                <w:color w:val="000000" w:themeColor="text1"/>
                <w:u w:val="single"/>
              </w:rPr>
            </w:rPrChange>
          </w:rPr>
          <w:t>_</w:t>
        </w:r>
      </w:ins>
      <w:r w:rsidR="00922F2B" w:rsidRPr="00922F2B">
        <w:rPr>
          <w:bCs/>
          <w:iCs/>
          <w:color w:val="000000" w:themeColor="text1"/>
        </w:rPr>
        <w:t xml:space="preserve"> </w:t>
      </w:r>
      <w:ins w:id="201" w:author="Kenneth Balili" w:date="2019-12-16T16:52:00Z">
        <w:r w:rsidRPr="00922F2B">
          <w:rPr>
            <w:bCs/>
            <w:iCs/>
            <w:color w:val="000000" w:themeColor="text1"/>
            <w:rPrChange w:id="202" w:author="Kenneth Balili" w:date="2019-12-16T16:52:00Z">
              <w:rPr>
                <w:b/>
                <w:i/>
                <w:color w:val="000000" w:themeColor="text1"/>
                <w:u w:val="single"/>
              </w:rPr>
            </w:rPrChange>
          </w:rPr>
          <w:t>to</w:t>
        </w:r>
      </w:ins>
      <w:r w:rsidR="00922F2B">
        <w:rPr>
          <w:bCs/>
          <w:iCs/>
          <w:color w:val="000000" w:themeColor="text1"/>
        </w:rPr>
        <w:t xml:space="preserve"> </w:t>
      </w:r>
      <w:ins w:id="203" w:author="Kenneth Balili" w:date="2019-12-16T16:52:00Z">
        <w:r w:rsidRPr="009770C2">
          <w:rPr>
            <w:bCs/>
            <w:iCs/>
            <w:color w:val="000000" w:themeColor="text1"/>
            <w:u w:val="single"/>
            <w:rPrChange w:id="204" w:author="Kenneth Balili" w:date="2019-12-16T16:52:00Z">
              <w:rPr>
                <w:b/>
                <w:i/>
                <w:color w:val="000000" w:themeColor="text1"/>
                <w:u w:val="single"/>
              </w:rPr>
            </w:rPrChange>
          </w:rPr>
          <w:t>_</w:t>
        </w:r>
        <w:r w:rsidRPr="009770C2">
          <w:rPr>
            <w:bCs/>
            <w:i/>
            <w:color w:val="000000" w:themeColor="text1"/>
            <w:u w:val="single"/>
            <w:rPrChange w:id="205" w:author="Kenneth Balili" w:date="2019-12-16T16:52:00Z">
              <w:rPr>
                <w:b/>
                <w:i/>
                <w:color w:val="000000" w:themeColor="text1"/>
                <w:u w:val="single"/>
              </w:rPr>
            </w:rPrChange>
          </w:rPr>
          <w:t>_________</w:t>
        </w:r>
        <w:r w:rsidRPr="0059017C">
          <w:rPr>
            <w:b/>
            <w:i/>
            <w:color w:val="000000" w:themeColor="text1"/>
            <w:u w:val="single"/>
          </w:rPr>
          <w:t xml:space="preserve"> </w:t>
        </w:r>
        <w:r w:rsidRPr="0059017C">
          <w:rPr>
            <w:color w:val="000000" w:themeColor="text1"/>
          </w:rPr>
          <w:t xml:space="preserve"> or after the last day of the final examinations/</w:t>
        </w:r>
      </w:ins>
    </w:p>
    <w:p w14:paraId="52BA4770" w14:textId="1E5105E1" w:rsidR="009770C2" w:rsidRPr="0059017C" w:rsidRDefault="009770C2" w:rsidP="009770C2">
      <w:pPr>
        <w:pStyle w:val="ListParagraph"/>
        <w:spacing w:after="0" w:line="360" w:lineRule="auto"/>
        <w:ind w:left="1080"/>
        <w:jc w:val="both"/>
        <w:rPr>
          <w:ins w:id="206" w:author="Kenneth Balili" w:date="2019-12-16T16:52:00Z"/>
          <w:b/>
          <w:color w:val="000000" w:themeColor="text1"/>
        </w:rPr>
      </w:pPr>
      <w:ins w:id="207" w:author="Kenneth Balili" w:date="2019-12-16T16:52:00Z">
        <w:r w:rsidRPr="0059017C">
          <w:rPr>
            <w:color w:val="000000" w:themeColor="text1"/>
          </w:rPr>
          <w:t>recognition day/</w:t>
        </w:r>
        <w:r>
          <w:rPr>
            <w:color w:val="000000" w:themeColor="text1"/>
          </w:rPr>
          <w:t xml:space="preserve"> </w:t>
        </w:r>
        <w:r w:rsidRPr="0059017C">
          <w:rPr>
            <w:color w:val="000000" w:themeColor="text1"/>
          </w:rPr>
          <w:t xml:space="preserve">graduation day </w:t>
        </w:r>
      </w:ins>
      <w:ins w:id="208" w:author="Kenneth Balili" w:date="2019-12-16T18:24:00Z">
        <w:r w:rsidR="00677668">
          <w:rPr>
            <w:color w:val="000000" w:themeColor="text1"/>
          </w:rPr>
          <w:t xml:space="preserve">of SY ___________ </w:t>
        </w:r>
      </w:ins>
      <w:ins w:id="209" w:author="Kenneth Balili" w:date="2019-12-16T16:52:00Z">
        <w:r w:rsidRPr="0059017C">
          <w:rPr>
            <w:color w:val="000000" w:themeColor="text1"/>
          </w:rPr>
          <w:t>whichever is earlier.</w:t>
        </w:r>
      </w:ins>
    </w:p>
    <w:p w14:paraId="3645ECA7" w14:textId="484DE487" w:rsidR="0063035A" w:rsidRDefault="0063035A" w:rsidP="00922F2B">
      <w:pPr>
        <w:pStyle w:val="ListParagraph"/>
        <w:spacing w:after="0" w:line="360" w:lineRule="auto"/>
        <w:ind w:left="1080"/>
        <w:jc w:val="both"/>
        <w:rPr>
          <w:color w:val="000000" w:themeColor="text1"/>
        </w:rPr>
      </w:pPr>
    </w:p>
    <w:p w14:paraId="6F44F039" w14:textId="77777777" w:rsidR="00922F2B" w:rsidRPr="00E05D41" w:rsidRDefault="00922F2B">
      <w:pPr>
        <w:pStyle w:val="ListParagraph"/>
        <w:spacing w:after="0" w:line="360" w:lineRule="auto"/>
        <w:ind w:left="1080"/>
        <w:jc w:val="both"/>
        <w:rPr>
          <w:color w:val="000000" w:themeColor="text1"/>
          <w:rPrChange w:id="210" w:author="Kenneth Balili" w:date="2019-12-16T16:57:00Z">
            <w:rPr/>
          </w:rPrChange>
        </w:rPr>
        <w:pPrChange w:id="211" w:author="Kenneth Balili" w:date="2019-12-16T16:58:00Z">
          <w:pPr>
            <w:spacing w:after="0" w:line="360" w:lineRule="auto"/>
            <w:ind w:left="720"/>
            <w:jc w:val="both"/>
          </w:pPr>
        </w:pPrChange>
      </w:pPr>
    </w:p>
    <w:p w14:paraId="33948774" w14:textId="3C097D65" w:rsidR="0063035A" w:rsidRDefault="0063035A" w:rsidP="0063035A">
      <w:pPr>
        <w:spacing w:after="0" w:line="360" w:lineRule="auto"/>
        <w:ind w:left="720"/>
        <w:jc w:val="both"/>
        <w:rPr>
          <w:ins w:id="212" w:author="Kenneth Balili" w:date="2019-12-16T16:53:00Z"/>
          <w:color w:val="000000" w:themeColor="text1"/>
        </w:rPr>
      </w:pPr>
      <w:r w:rsidRPr="0059017C">
        <w:rPr>
          <w:color w:val="000000" w:themeColor="text1"/>
        </w:rPr>
        <w:t>Signed this ____________ day of ______________, year ____________.</w:t>
      </w:r>
    </w:p>
    <w:p w14:paraId="531C72CB" w14:textId="77777777" w:rsidR="009770C2" w:rsidRPr="0059017C" w:rsidRDefault="009770C2" w:rsidP="0063035A">
      <w:pPr>
        <w:spacing w:after="0" w:line="360" w:lineRule="auto"/>
        <w:ind w:left="720"/>
        <w:jc w:val="both"/>
        <w:rPr>
          <w:color w:val="000000" w:themeColor="text1"/>
        </w:rPr>
      </w:pPr>
    </w:p>
    <w:p w14:paraId="641D3D3D" w14:textId="77777777" w:rsidR="00C04467" w:rsidRPr="0059017C" w:rsidRDefault="0063035A" w:rsidP="0063035A">
      <w:pPr>
        <w:spacing w:after="0" w:line="360" w:lineRule="auto"/>
        <w:ind w:left="720"/>
        <w:jc w:val="both"/>
        <w:rPr>
          <w:color w:val="000000" w:themeColor="text1"/>
        </w:rPr>
      </w:pPr>
      <w:r w:rsidRPr="0059017C">
        <w:rPr>
          <w:color w:val="000000" w:themeColor="text1"/>
        </w:rPr>
        <w:t>We have read and AGREED with the terms and conditions mentioned in this contract, and also read the necessary documents in order to be aware with policies, rules and regulations, in result of having an atmosphere of study, secured facilities, healthy and safety environment, and a good social relation to all people in the PSHS _________ - Residence Hall.</w:t>
      </w:r>
    </w:p>
    <w:p w14:paraId="50C32DAB" w14:textId="2BFA1EC0" w:rsidR="00C04467" w:rsidRDefault="0059017C" w:rsidP="0059017C">
      <w:pPr>
        <w:tabs>
          <w:tab w:val="left" w:pos="6229"/>
        </w:tabs>
        <w:spacing w:after="0" w:line="360" w:lineRule="auto"/>
        <w:ind w:left="720"/>
        <w:jc w:val="both"/>
        <w:rPr>
          <w:color w:val="000000" w:themeColor="text1"/>
        </w:rPr>
      </w:pPr>
      <w:r w:rsidRPr="0059017C">
        <w:rPr>
          <w:color w:val="000000" w:themeColor="text1"/>
        </w:rPr>
        <w:tab/>
      </w:r>
    </w:p>
    <w:p w14:paraId="357A6E5D" w14:textId="77777777" w:rsidR="00922F2B" w:rsidRPr="0059017C" w:rsidRDefault="00922F2B" w:rsidP="0059017C">
      <w:pPr>
        <w:tabs>
          <w:tab w:val="left" w:pos="6229"/>
        </w:tabs>
        <w:spacing w:after="0" w:line="360" w:lineRule="auto"/>
        <w:ind w:left="720"/>
        <w:jc w:val="both"/>
        <w:rPr>
          <w:color w:val="000000" w:themeColor="text1"/>
        </w:rPr>
      </w:pPr>
    </w:p>
    <w:p w14:paraId="6ABBD129" w14:textId="670A83A6" w:rsidR="00C04467" w:rsidRPr="0059017C" w:rsidRDefault="00C04467">
      <w:pPr>
        <w:spacing w:after="0" w:line="360" w:lineRule="auto"/>
        <w:ind w:left="720"/>
        <w:jc w:val="center"/>
        <w:rPr>
          <w:color w:val="000000" w:themeColor="text1"/>
        </w:rPr>
        <w:pPrChange w:id="213" w:author="Kenneth Balili" w:date="2019-12-16T17:07:00Z">
          <w:pPr>
            <w:spacing w:after="0" w:line="360" w:lineRule="auto"/>
            <w:ind w:left="720"/>
            <w:jc w:val="both"/>
          </w:pPr>
        </w:pPrChange>
      </w:pPr>
      <w:r w:rsidRPr="0059017C">
        <w:rPr>
          <w:color w:val="000000" w:themeColor="text1"/>
        </w:rPr>
        <w:t>________________________________________</w:t>
      </w:r>
    </w:p>
    <w:p w14:paraId="4253FC25" w14:textId="3CD35D4D" w:rsidR="00C04467" w:rsidRPr="0059017C" w:rsidRDefault="00C04467">
      <w:pPr>
        <w:spacing w:after="0" w:line="360" w:lineRule="auto"/>
        <w:ind w:left="720"/>
        <w:jc w:val="center"/>
        <w:rPr>
          <w:color w:val="000000" w:themeColor="text1"/>
        </w:rPr>
        <w:pPrChange w:id="214" w:author="Kenneth Balili" w:date="2019-12-16T17:07:00Z">
          <w:pPr>
            <w:spacing w:after="0" w:line="360" w:lineRule="auto"/>
            <w:ind w:left="720"/>
            <w:jc w:val="both"/>
          </w:pPr>
        </w:pPrChange>
      </w:pPr>
      <w:r w:rsidRPr="0059017C">
        <w:rPr>
          <w:color w:val="000000" w:themeColor="text1"/>
        </w:rPr>
        <w:t xml:space="preserve">Signature over Printed Name of </w:t>
      </w:r>
      <w:ins w:id="215" w:author="Kenneth Balili" w:date="2019-12-16T16:53:00Z">
        <w:r w:rsidR="009770C2">
          <w:rPr>
            <w:color w:val="000000" w:themeColor="text1"/>
          </w:rPr>
          <w:t>Intern</w:t>
        </w:r>
      </w:ins>
    </w:p>
    <w:p w14:paraId="2AFCE0A6" w14:textId="77777777" w:rsidR="00C04467" w:rsidRPr="0059017C" w:rsidRDefault="00C04467" w:rsidP="00E05D41">
      <w:pPr>
        <w:spacing w:after="0" w:line="360" w:lineRule="auto"/>
        <w:jc w:val="both"/>
        <w:rPr>
          <w:color w:val="000000" w:themeColor="text1"/>
        </w:rPr>
      </w:pPr>
    </w:p>
    <w:p w14:paraId="4243058A" w14:textId="77777777" w:rsidR="00C04467" w:rsidRPr="0059017C" w:rsidRDefault="00C04467" w:rsidP="0063035A">
      <w:pPr>
        <w:spacing w:after="0" w:line="360" w:lineRule="auto"/>
        <w:ind w:left="720"/>
        <w:jc w:val="both"/>
        <w:rPr>
          <w:color w:val="000000" w:themeColor="text1"/>
        </w:rPr>
      </w:pPr>
      <w:r w:rsidRPr="0059017C">
        <w:rPr>
          <w:color w:val="000000" w:themeColor="text1"/>
        </w:rPr>
        <w:t>Attested by:</w:t>
      </w:r>
    </w:p>
    <w:p w14:paraId="203852AE" w14:textId="77777777" w:rsidR="00C04467" w:rsidRPr="0059017C" w:rsidRDefault="00C04467" w:rsidP="0063035A">
      <w:pPr>
        <w:spacing w:after="0" w:line="360" w:lineRule="auto"/>
        <w:ind w:left="720"/>
        <w:jc w:val="both"/>
        <w:rPr>
          <w:color w:val="000000" w:themeColor="text1"/>
        </w:rPr>
      </w:pPr>
    </w:p>
    <w:p w14:paraId="2BC8A4FE" w14:textId="77777777" w:rsidR="00C04467" w:rsidRPr="0059017C" w:rsidRDefault="00C04467">
      <w:pPr>
        <w:spacing w:after="0" w:line="276" w:lineRule="auto"/>
        <w:ind w:left="720"/>
        <w:jc w:val="center"/>
        <w:rPr>
          <w:color w:val="000000" w:themeColor="text1"/>
        </w:rPr>
        <w:pPrChange w:id="216" w:author="Kenneth Balili" w:date="2019-12-16T17:07:00Z">
          <w:pPr>
            <w:spacing w:after="0" w:line="360" w:lineRule="auto"/>
            <w:ind w:left="720"/>
            <w:jc w:val="both"/>
          </w:pPr>
        </w:pPrChange>
      </w:pPr>
      <w:r w:rsidRPr="0059017C">
        <w:rPr>
          <w:color w:val="000000" w:themeColor="text1"/>
        </w:rPr>
        <w:t>________________________________________</w:t>
      </w:r>
    </w:p>
    <w:p w14:paraId="4B6E7E90" w14:textId="13AF1BCE" w:rsidR="00B2706C" w:rsidRPr="0059017C" w:rsidRDefault="00C04467">
      <w:pPr>
        <w:spacing w:after="0" w:line="360" w:lineRule="auto"/>
        <w:ind w:left="720"/>
        <w:jc w:val="center"/>
        <w:rPr>
          <w:color w:val="000000" w:themeColor="text1"/>
        </w:rPr>
        <w:pPrChange w:id="217" w:author="Kenneth Balili" w:date="2019-12-16T17:07:00Z">
          <w:pPr>
            <w:spacing w:after="0" w:line="360" w:lineRule="auto"/>
            <w:ind w:left="720"/>
            <w:jc w:val="both"/>
          </w:pPr>
        </w:pPrChange>
      </w:pPr>
      <w:r w:rsidRPr="0059017C">
        <w:rPr>
          <w:color w:val="000000" w:themeColor="text1"/>
        </w:rPr>
        <w:t>Signature of Parent/Guardian over Printed Name</w:t>
      </w:r>
    </w:p>
    <w:p w14:paraId="68FA2F6E" w14:textId="77777777" w:rsidR="00C04467" w:rsidRPr="0059017C" w:rsidRDefault="00C04467" w:rsidP="0063035A">
      <w:pPr>
        <w:spacing w:after="0" w:line="360" w:lineRule="auto"/>
        <w:ind w:left="720"/>
        <w:jc w:val="both"/>
        <w:rPr>
          <w:color w:val="000000" w:themeColor="text1"/>
        </w:rPr>
      </w:pPr>
    </w:p>
    <w:p w14:paraId="60FA75FC" w14:textId="77777777" w:rsidR="00C04467" w:rsidRPr="0059017C" w:rsidRDefault="00C04467" w:rsidP="0063035A">
      <w:pPr>
        <w:spacing w:after="0" w:line="360" w:lineRule="auto"/>
        <w:ind w:left="720"/>
        <w:jc w:val="both"/>
        <w:rPr>
          <w:color w:val="000000" w:themeColor="text1"/>
        </w:rPr>
      </w:pPr>
    </w:p>
    <w:p w14:paraId="038D3B63" w14:textId="4EC09BBF" w:rsidR="00C04467" w:rsidRPr="0059017C" w:rsidRDefault="00C04467" w:rsidP="00E33AFE">
      <w:pPr>
        <w:spacing w:after="0" w:line="276" w:lineRule="auto"/>
        <w:ind w:left="720"/>
        <w:jc w:val="center"/>
        <w:rPr>
          <w:color w:val="000000" w:themeColor="text1"/>
        </w:rPr>
      </w:pPr>
      <w:r w:rsidRPr="0059017C">
        <w:rPr>
          <w:color w:val="000000" w:themeColor="text1"/>
        </w:rPr>
        <w:t>_________________</w:t>
      </w:r>
      <w:ins w:id="218" w:author="Kenneth Balili" w:date="2019-12-16T17:07:00Z">
        <w:r w:rsidR="00DF4519">
          <w:rPr>
            <w:color w:val="000000" w:themeColor="text1"/>
          </w:rPr>
          <w:t>____</w:t>
        </w:r>
      </w:ins>
      <w:r w:rsidRPr="0059017C">
        <w:rPr>
          <w:color w:val="000000" w:themeColor="text1"/>
        </w:rPr>
        <w:t>___________________</w:t>
      </w:r>
    </w:p>
    <w:p w14:paraId="286527B8" w14:textId="77777777" w:rsidR="00E05D41" w:rsidRDefault="00E1700F" w:rsidP="00C04467">
      <w:pPr>
        <w:spacing w:after="0" w:line="360" w:lineRule="auto"/>
        <w:ind w:left="720"/>
        <w:jc w:val="center"/>
        <w:rPr>
          <w:ins w:id="219" w:author="Kenneth Balili" w:date="2019-12-16T16:59:00Z"/>
          <w:color w:val="000000" w:themeColor="text1"/>
        </w:rPr>
      </w:pPr>
      <w:r w:rsidRPr="0059017C">
        <w:rPr>
          <w:color w:val="000000" w:themeColor="text1"/>
        </w:rPr>
        <w:t>Residence Hall Head</w:t>
      </w:r>
    </w:p>
    <w:p w14:paraId="773D246F" w14:textId="77777777" w:rsidR="00E05D41" w:rsidRDefault="00E05D41" w:rsidP="00C04467">
      <w:pPr>
        <w:spacing w:after="0" w:line="360" w:lineRule="auto"/>
        <w:ind w:left="720"/>
        <w:jc w:val="center"/>
        <w:rPr>
          <w:ins w:id="220" w:author="Kenneth Balili" w:date="2019-12-16T16:59:00Z"/>
          <w:color w:val="000000" w:themeColor="text1"/>
        </w:rPr>
      </w:pPr>
    </w:p>
    <w:p w14:paraId="768F4CEE" w14:textId="77777777" w:rsidR="00E05D41" w:rsidRDefault="00E05D41" w:rsidP="00C04467">
      <w:pPr>
        <w:spacing w:after="0" w:line="360" w:lineRule="auto"/>
        <w:ind w:left="720"/>
        <w:jc w:val="center"/>
        <w:rPr>
          <w:ins w:id="221" w:author="Kenneth Balili" w:date="2019-12-16T16:59:00Z"/>
          <w:color w:val="000000" w:themeColor="text1"/>
        </w:rPr>
      </w:pPr>
    </w:p>
    <w:p w14:paraId="0632EF74" w14:textId="5A4C6652" w:rsidR="00C04467" w:rsidRPr="0059017C" w:rsidRDefault="00C04467" w:rsidP="00E33AFE">
      <w:pPr>
        <w:spacing w:after="0" w:line="276" w:lineRule="auto"/>
        <w:ind w:left="720"/>
        <w:jc w:val="center"/>
        <w:rPr>
          <w:color w:val="000000" w:themeColor="text1"/>
        </w:rPr>
      </w:pPr>
      <w:r w:rsidRPr="0059017C">
        <w:rPr>
          <w:color w:val="000000" w:themeColor="text1"/>
        </w:rPr>
        <w:t>______________</w:t>
      </w:r>
      <w:ins w:id="222" w:author="Kenneth Balili" w:date="2019-12-16T17:07:00Z">
        <w:r w:rsidR="00DF4519">
          <w:rPr>
            <w:color w:val="000000" w:themeColor="text1"/>
          </w:rPr>
          <w:t>_____</w:t>
        </w:r>
      </w:ins>
      <w:r w:rsidRPr="0059017C">
        <w:rPr>
          <w:color w:val="000000" w:themeColor="text1"/>
        </w:rPr>
        <w:t>______________________</w:t>
      </w:r>
    </w:p>
    <w:p w14:paraId="6B18EBB0" w14:textId="1D3A0182" w:rsidR="006A3E29" w:rsidRDefault="00C04467" w:rsidP="0059017C">
      <w:pPr>
        <w:spacing w:after="0" w:line="360" w:lineRule="auto"/>
        <w:ind w:left="720"/>
        <w:jc w:val="center"/>
        <w:rPr>
          <w:color w:val="000000" w:themeColor="text1"/>
        </w:rPr>
      </w:pPr>
      <w:r w:rsidRPr="0059017C">
        <w:rPr>
          <w:color w:val="000000" w:themeColor="text1"/>
        </w:rPr>
        <w:t>Campus Director</w:t>
      </w:r>
    </w:p>
    <w:p w14:paraId="55589EF5" w14:textId="13051A3B" w:rsidR="00E33AFE" w:rsidRDefault="00E33AFE" w:rsidP="0059017C">
      <w:pPr>
        <w:spacing w:after="0" w:line="360" w:lineRule="auto"/>
        <w:ind w:left="720"/>
        <w:jc w:val="center"/>
        <w:rPr>
          <w:color w:val="000000" w:themeColor="text1"/>
        </w:rPr>
      </w:pPr>
    </w:p>
    <w:p w14:paraId="45CBFE7C" w14:textId="3DEEA59A" w:rsidR="00E33AFE" w:rsidRDefault="00E33AFE" w:rsidP="0059017C">
      <w:pPr>
        <w:spacing w:after="0" w:line="360" w:lineRule="auto"/>
        <w:ind w:left="720"/>
        <w:jc w:val="center"/>
        <w:rPr>
          <w:color w:val="000000" w:themeColor="text1"/>
        </w:rPr>
      </w:pPr>
    </w:p>
    <w:p w14:paraId="0753D486" w14:textId="3D52E85A" w:rsidR="00E33AFE" w:rsidRDefault="00E33AFE" w:rsidP="0059017C">
      <w:pPr>
        <w:spacing w:after="0" w:line="360" w:lineRule="auto"/>
        <w:ind w:left="720"/>
        <w:jc w:val="center"/>
        <w:rPr>
          <w:ins w:id="223" w:author="Kenneth Balili" w:date="2019-12-17T09:21:00Z"/>
          <w:color w:val="000000" w:themeColor="text1"/>
        </w:rPr>
      </w:pPr>
    </w:p>
    <w:p w14:paraId="30A896BE" w14:textId="4EABCCE4" w:rsidR="00937D26" w:rsidRDefault="00937D26" w:rsidP="0059017C">
      <w:pPr>
        <w:spacing w:after="0" w:line="360" w:lineRule="auto"/>
        <w:ind w:left="720"/>
        <w:jc w:val="center"/>
        <w:rPr>
          <w:ins w:id="224" w:author="Kenneth Balili" w:date="2019-12-17T09:21:00Z"/>
          <w:color w:val="000000" w:themeColor="text1"/>
        </w:rPr>
      </w:pPr>
    </w:p>
    <w:p w14:paraId="2FE026D0" w14:textId="453DC730" w:rsidR="00937D26" w:rsidRDefault="00937D26" w:rsidP="0059017C">
      <w:pPr>
        <w:spacing w:after="0" w:line="360" w:lineRule="auto"/>
        <w:ind w:left="720"/>
        <w:jc w:val="center"/>
        <w:rPr>
          <w:ins w:id="225" w:author="Kenneth Balili" w:date="2019-12-17T09:21:00Z"/>
          <w:color w:val="000000" w:themeColor="text1"/>
        </w:rPr>
      </w:pPr>
    </w:p>
    <w:p w14:paraId="6E0F5D2B" w14:textId="5E762791" w:rsidR="00937D26" w:rsidRDefault="00937D26" w:rsidP="0059017C">
      <w:pPr>
        <w:spacing w:after="0" w:line="360" w:lineRule="auto"/>
        <w:ind w:left="720"/>
        <w:jc w:val="center"/>
        <w:rPr>
          <w:ins w:id="226" w:author="Kenneth Balili" w:date="2019-12-17T09:21:00Z"/>
          <w:color w:val="000000" w:themeColor="text1"/>
        </w:rPr>
      </w:pPr>
    </w:p>
    <w:p w14:paraId="47FCD88B" w14:textId="71DE945C" w:rsidR="00E05D41" w:rsidRPr="00DF4519" w:rsidRDefault="00E05D41">
      <w:pPr>
        <w:spacing w:after="0" w:line="276" w:lineRule="auto"/>
        <w:jc w:val="center"/>
        <w:rPr>
          <w:ins w:id="227" w:author="Kenneth Balili" w:date="2019-12-16T16:59:00Z"/>
          <w:b/>
          <w:bCs/>
          <w:color w:val="000000" w:themeColor="text1"/>
          <w:rPrChange w:id="228" w:author="Kenneth Balili" w:date="2019-12-16T17:05:00Z">
            <w:rPr>
              <w:ins w:id="229" w:author="Kenneth Balili" w:date="2019-12-16T16:59:00Z"/>
              <w:color w:val="000000" w:themeColor="text1"/>
            </w:rPr>
          </w:rPrChange>
        </w:rPr>
        <w:pPrChange w:id="230" w:author="Kenneth Balili" w:date="2019-12-16T17:02:00Z">
          <w:pPr>
            <w:spacing w:after="0" w:line="360" w:lineRule="auto"/>
            <w:ind w:left="720"/>
            <w:jc w:val="center"/>
          </w:pPr>
        </w:pPrChange>
      </w:pPr>
      <w:ins w:id="231" w:author="Kenneth Balili" w:date="2019-12-16T16:59:00Z">
        <w:r w:rsidRPr="00DF4519">
          <w:rPr>
            <w:b/>
            <w:bCs/>
            <w:color w:val="000000" w:themeColor="text1"/>
            <w:rPrChange w:id="232" w:author="Kenneth Balili" w:date="2019-12-16T17:05:00Z">
              <w:rPr>
                <w:color w:val="000000" w:themeColor="text1"/>
              </w:rPr>
            </w:rPrChange>
          </w:rPr>
          <w:t>ACKNOWLEDGEMENT</w:t>
        </w:r>
      </w:ins>
    </w:p>
    <w:p w14:paraId="02EE799F" w14:textId="11BC8754" w:rsidR="00E05D41" w:rsidRDefault="00E05D41">
      <w:pPr>
        <w:spacing w:after="0" w:line="276" w:lineRule="auto"/>
        <w:ind w:left="720"/>
        <w:jc w:val="center"/>
        <w:rPr>
          <w:ins w:id="233" w:author="Kenneth Balili" w:date="2019-12-16T16:59:00Z"/>
          <w:color w:val="000000" w:themeColor="text1"/>
        </w:rPr>
        <w:pPrChange w:id="234" w:author="Kenneth Balili" w:date="2019-12-16T17:02:00Z">
          <w:pPr>
            <w:spacing w:after="0" w:line="360" w:lineRule="auto"/>
            <w:ind w:left="720"/>
            <w:jc w:val="center"/>
          </w:pPr>
        </w:pPrChange>
      </w:pPr>
    </w:p>
    <w:p w14:paraId="08A06EB3" w14:textId="2EF10C82" w:rsidR="00E05D41" w:rsidRDefault="00E05D41">
      <w:pPr>
        <w:spacing w:after="0" w:line="276" w:lineRule="auto"/>
        <w:ind w:firstLine="720"/>
        <w:jc w:val="both"/>
        <w:rPr>
          <w:ins w:id="235" w:author="Kenneth Balili" w:date="2019-12-16T17:01:00Z"/>
          <w:color w:val="000000" w:themeColor="text1"/>
        </w:rPr>
        <w:pPrChange w:id="236" w:author="Kenneth Balili" w:date="2019-12-16T17:02:00Z">
          <w:pPr>
            <w:spacing w:after="0" w:line="360" w:lineRule="auto"/>
            <w:ind w:left="720" w:firstLine="720"/>
            <w:jc w:val="both"/>
          </w:pPr>
        </w:pPrChange>
      </w:pPr>
      <w:ins w:id="237" w:author="Kenneth Balili" w:date="2019-12-16T16:59:00Z">
        <w:r w:rsidRPr="00DF4519">
          <w:rPr>
            <w:b/>
            <w:bCs/>
            <w:color w:val="000000" w:themeColor="text1"/>
            <w:rPrChange w:id="238" w:author="Kenneth Balili" w:date="2019-12-16T17:05:00Z">
              <w:rPr>
                <w:color w:val="000000" w:themeColor="text1"/>
              </w:rPr>
            </w:rPrChange>
          </w:rPr>
          <w:t>BEFORE ME</w:t>
        </w:r>
        <w:r>
          <w:rPr>
            <w:color w:val="000000" w:themeColor="text1"/>
          </w:rPr>
          <w:t xml:space="preserve">, a notary public </w:t>
        </w:r>
      </w:ins>
      <w:ins w:id="239" w:author="Kenneth Balili" w:date="2019-12-16T17:00:00Z">
        <w:r>
          <w:rPr>
            <w:color w:val="000000" w:themeColor="text1"/>
          </w:rPr>
          <w:t>for and in __________________________ (City/ Municipality, Province) this ____</w:t>
        </w:r>
        <w:r w:rsidRPr="00E05D41">
          <w:rPr>
            <w:color w:val="000000" w:themeColor="text1"/>
            <w:vertAlign w:val="superscript"/>
            <w:rPrChange w:id="240" w:author="Kenneth Balili" w:date="2019-12-16T17:01:00Z">
              <w:rPr>
                <w:color w:val="000000" w:themeColor="text1"/>
              </w:rPr>
            </w:rPrChange>
          </w:rPr>
          <w:t>th</w:t>
        </w:r>
        <w:r>
          <w:rPr>
            <w:color w:val="000000" w:themeColor="text1"/>
          </w:rPr>
          <w:t xml:space="preserve"> day of ____________________</w:t>
        </w:r>
      </w:ins>
      <w:ins w:id="241" w:author="Kenneth Balili" w:date="2019-12-16T17:01:00Z">
        <w:r>
          <w:rPr>
            <w:color w:val="000000" w:themeColor="text1"/>
          </w:rPr>
          <w:t>_, 20___, personally appeared:</w:t>
        </w:r>
      </w:ins>
    </w:p>
    <w:p w14:paraId="7079A35A" w14:textId="5A39A5B9" w:rsidR="00E05D41" w:rsidRDefault="00E05D41" w:rsidP="00E05D41">
      <w:pPr>
        <w:spacing w:after="0" w:line="276" w:lineRule="auto"/>
        <w:jc w:val="both"/>
        <w:rPr>
          <w:ins w:id="242" w:author="Kenneth Balili" w:date="2019-12-16T17:02:00Z"/>
          <w:color w:val="000000" w:themeColor="text1"/>
        </w:rPr>
      </w:pPr>
    </w:p>
    <w:tbl>
      <w:tblPr>
        <w:tblStyle w:val="TableGrid"/>
        <w:tblW w:w="0" w:type="auto"/>
        <w:tblLook w:val="04A0" w:firstRow="1" w:lastRow="0" w:firstColumn="1" w:lastColumn="0" w:noHBand="0" w:noVBand="1"/>
        <w:tblPrChange w:id="243" w:author="Kenneth Balili" w:date="2019-12-16T17:02:00Z">
          <w:tblPr>
            <w:tblStyle w:val="TableGrid"/>
            <w:tblW w:w="0" w:type="auto"/>
            <w:tblLook w:val="04A0" w:firstRow="1" w:lastRow="0" w:firstColumn="1" w:lastColumn="0" w:noHBand="0" w:noVBand="1"/>
          </w:tblPr>
        </w:tblPrChange>
      </w:tblPr>
      <w:tblGrid>
        <w:gridCol w:w="3168"/>
        <w:gridCol w:w="6075"/>
        <w:tblGridChange w:id="244">
          <w:tblGrid>
            <w:gridCol w:w="4621"/>
            <w:gridCol w:w="4622"/>
          </w:tblGrid>
        </w:tblGridChange>
      </w:tblGrid>
      <w:tr w:rsidR="00E05D41" w14:paraId="58512B25" w14:textId="77777777" w:rsidTr="00E05D41">
        <w:trPr>
          <w:ins w:id="245" w:author="Kenneth Balili" w:date="2019-12-16T17:02:00Z"/>
        </w:trPr>
        <w:tc>
          <w:tcPr>
            <w:tcW w:w="3168" w:type="dxa"/>
            <w:tcPrChange w:id="246" w:author="Kenneth Balili" w:date="2019-12-16T17:02:00Z">
              <w:tcPr>
                <w:tcW w:w="4621" w:type="dxa"/>
              </w:tcPr>
            </w:tcPrChange>
          </w:tcPr>
          <w:p w14:paraId="5A249BF7" w14:textId="5DA04769" w:rsidR="00E05D41" w:rsidRDefault="00E05D41" w:rsidP="00E05D41">
            <w:pPr>
              <w:spacing w:line="276" w:lineRule="auto"/>
              <w:jc w:val="both"/>
              <w:rPr>
                <w:ins w:id="247" w:author="Kenneth Balili" w:date="2019-12-16T17:02:00Z"/>
                <w:color w:val="000000" w:themeColor="text1"/>
              </w:rPr>
            </w:pPr>
            <w:ins w:id="248" w:author="Kenneth Balili" w:date="2019-12-16T17:02:00Z">
              <w:r>
                <w:rPr>
                  <w:color w:val="000000" w:themeColor="text1"/>
                </w:rPr>
                <w:t>Name</w:t>
              </w:r>
            </w:ins>
          </w:p>
        </w:tc>
        <w:tc>
          <w:tcPr>
            <w:tcW w:w="6075" w:type="dxa"/>
            <w:tcPrChange w:id="249" w:author="Kenneth Balili" w:date="2019-12-16T17:02:00Z">
              <w:tcPr>
                <w:tcW w:w="4622" w:type="dxa"/>
              </w:tcPr>
            </w:tcPrChange>
          </w:tcPr>
          <w:p w14:paraId="4980412D" w14:textId="2A507957" w:rsidR="00E05D41" w:rsidRDefault="00E05D41" w:rsidP="00E05D41">
            <w:pPr>
              <w:spacing w:line="276" w:lineRule="auto"/>
              <w:jc w:val="both"/>
              <w:rPr>
                <w:ins w:id="250" w:author="Kenneth Balili" w:date="2019-12-16T17:02:00Z"/>
                <w:color w:val="000000" w:themeColor="text1"/>
              </w:rPr>
            </w:pPr>
            <w:ins w:id="251" w:author="Kenneth Balili" w:date="2019-12-16T17:02:00Z">
              <w:r>
                <w:rPr>
                  <w:color w:val="000000" w:themeColor="text1"/>
                </w:rPr>
                <w:t>CTC No., Date &amp; Place of Issue</w:t>
              </w:r>
            </w:ins>
          </w:p>
        </w:tc>
      </w:tr>
      <w:tr w:rsidR="00E05D41" w14:paraId="5DEECA5E" w14:textId="77777777" w:rsidTr="00E05D41">
        <w:trPr>
          <w:ins w:id="252" w:author="Kenneth Balili" w:date="2019-12-16T17:02:00Z"/>
        </w:trPr>
        <w:tc>
          <w:tcPr>
            <w:tcW w:w="3168" w:type="dxa"/>
            <w:tcPrChange w:id="253" w:author="Kenneth Balili" w:date="2019-12-16T17:02:00Z">
              <w:tcPr>
                <w:tcW w:w="4621" w:type="dxa"/>
              </w:tcPr>
            </w:tcPrChange>
          </w:tcPr>
          <w:p w14:paraId="3CF11571" w14:textId="77777777" w:rsidR="00E05D41" w:rsidRDefault="00E05D41" w:rsidP="00E05D41">
            <w:pPr>
              <w:spacing w:line="276" w:lineRule="auto"/>
              <w:jc w:val="both"/>
              <w:rPr>
                <w:ins w:id="254" w:author="Kenneth Balili" w:date="2019-12-16T17:02:00Z"/>
                <w:color w:val="000000" w:themeColor="text1"/>
              </w:rPr>
            </w:pPr>
          </w:p>
        </w:tc>
        <w:tc>
          <w:tcPr>
            <w:tcW w:w="6075" w:type="dxa"/>
            <w:tcPrChange w:id="255" w:author="Kenneth Balili" w:date="2019-12-16T17:02:00Z">
              <w:tcPr>
                <w:tcW w:w="4622" w:type="dxa"/>
              </w:tcPr>
            </w:tcPrChange>
          </w:tcPr>
          <w:p w14:paraId="07D05237" w14:textId="77777777" w:rsidR="00E05D41" w:rsidRDefault="00E05D41" w:rsidP="00E05D41">
            <w:pPr>
              <w:spacing w:line="276" w:lineRule="auto"/>
              <w:jc w:val="both"/>
              <w:rPr>
                <w:ins w:id="256" w:author="Kenneth Balili" w:date="2019-12-16T17:02:00Z"/>
                <w:color w:val="000000" w:themeColor="text1"/>
              </w:rPr>
            </w:pPr>
          </w:p>
        </w:tc>
      </w:tr>
      <w:tr w:rsidR="00E05D41" w14:paraId="3C0BA53D" w14:textId="77777777" w:rsidTr="00E05D41">
        <w:trPr>
          <w:ins w:id="257" w:author="Kenneth Balili" w:date="2019-12-16T17:02:00Z"/>
        </w:trPr>
        <w:tc>
          <w:tcPr>
            <w:tcW w:w="3168" w:type="dxa"/>
            <w:tcPrChange w:id="258" w:author="Kenneth Balili" w:date="2019-12-16T17:02:00Z">
              <w:tcPr>
                <w:tcW w:w="4621" w:type="dxa"/>
              </w:tcPr>
            </w:tcPrChange>
          </w:tcPr>
          <w:p w14:paraId="2CD64F71" w14:textId="77777777" w:rsidR="00E05D41" w:rsidRDefault="00E05D41" w:rsidP="00E05D41">
            <w:pPr>
              <w:spacing w:line="276" w:lineRule="auto"/>
              <w:jc w:val="both"/>
              <w:rPr>
                <w:ins w:id="259" w:author="Kenneth Balili" w:date="2019-12-16T17:02:00Z"/>
                <w:color w:val="000000" w:themeColor="text1"/>
              </w:rPr>
            </w:pPr>
          </w:p>
        </w:tc>
        <w:tc>
          <w:tcPr>
            <w:tcW w:w="6075" w:type="dxa"/>
            <w:tcPrChange w:id="260" w:author="Kenneth Balili" w:date="2019-12-16T17:02:00Z">
              <w:tcPr>
                <w:tcW w:w="4622" w:type="dxa"/>
              </w:tcPr>
            </w:tcPrChange>
          </w:tcPr>
          <w:p w14:paraId="34B26CFB" w14:textId="77777777" w:rsidR="00E05D41" w:rsidRDefault="00E05D41" w:rsidP="00E05D41">
            <w:pPr>
              <w:spacing w:line="276" w:lineRule="auto"/>
              <w:jc w:val="both"/>
              <w:rPr>
                <w:ins w:id="261" w:author="Kenneth Balili" w:date="2019-12-16T17:02:00Z"/>
                <w:color w:val="000000" w:themeColor="text1"/>
              </w:rPr>
            </w:pPr>
          </w:p>
        </w:tc>
      </w:tr>
    </w:tbl>
    <w:p w14:paraId="70979534" w14:textId="77777777" w:rsidR="00E05D41" w:rsidRDefault="00E05D41">
      <w:pPr>
        <w:spacing w:after="0" w:line="276" w:lineRule="auto"/>
        <w:jc w:val="both"/>
        <w:rPr>
          <w:ins w:id="262" w:author="Kenneth Balili" w:date="2019-12-16T16:57:00Z"/>
          <w:color w:val="000000" w:themeColor="text1"/>
        </w:rPr>
        <w:pPrChange w:id="263" w:author="Kenneth Balili" w:date="2019-12-16T17:02:00Z">
          <w:pPr>
            <w:spacing w:after="0" w:line="360" w:lineRule="auto"/>
            <w:ind w:left="720"/>
            <w:jc w:val="center"/>
          </w:pPr>
        </w:pPrChange>
      </w:pPr>
    </w:p>
    <w:p w14:paraId="088C1CAD" w14:textId="2B8BF348" w:rsidR="00E05D41" w:rsidRDefault="00E05D41" w:rsidP="00E05D41">
      <w:pPr>
        <w:spacing w:after="0" w:line="360" w:lineRule="auto"/>
        <w:rPr>
          <w:ins w:id="264" w:author="Kenneth Balili" w:date="2019-12-16T17:04:00Z"/>
          <w:color w:val="000000" w:themeColor="text1"/>
        </w:rPr>
      </w:pPr>
      <w:ins w:id="265" w:author="Kenneth Balili" w:date="2019-12-16T17:02:00Z">
        <w:r>
          <w:rPr>
            <w:color w:val="000000" w:themeColor="text1"/>
          </w:rPr>
          <w:t xml:space="preserve">known to me to be the same persons who executed </w:t>
        </w:r>
      </w:ins>
      <w:ins w:id="266" w:author="Kenneth Balili" w:date="2019-12-16T17:03:00Z">
        <w:r>
          <w:rPr>
            <w:color w:val="000000" w:themeColor="text1"/>
          </w:rPr>
          <w:t>the foregoing RESIDENCE HALL CONTRACT consisting of ____________ pages including this Acknowledgement and they acknowledged to me that the same is their free and voluntary act and deed</w:t>
        </w:r>
      </w:ins>
      <w:ins w:id="267" w:author="Kenneth Balili" w:date="2019-12-16T17:04:00Z">
        <w:r>
          <w:rPr>
            <w:color w:val="000000" w:themeColor="text1"/>
          </w:rPr>
          <w:t>.</w:t>
        </w:r>
      </w:ins>
    </w:p>
    <w:p w14:paraId="3300DC9C" w14:textId="431C2324" w:rsidR="00E05D41" w:rsidRDefault="00E05D41" w:rsidP="00E05D41">
      <w:pPr>
        <w:spacing w:after="0" w:line="360" w:lineRule="auto"/>
        <w:rPr>
          <w:ins w:id="268" w:author="Kenneth Balili" w:date="2019-12-16T17:04:00Z"/>
          <w:color w:val="000000" w:themeColor="text1"/>
        </w:rPr>
      </w:pPr>
    </w:p>
    <w:p w14:paraId="297CE715" w14:textId="4A7CB45C" w:rsidR="00E05D41" w:rsidRDefault="00E05D41" w:rsidP="00E05D41">
      <w:pPr>
        <w:spacing w:after="0" w:line="360" w:lineRule="auto"/>
        <w:rPr>
          <w:ins w:id="269" w:author="Kenneth Balili" w:date="2019-12-16T17:04:00Z"/>
          <w:color w:val="000000" w:themeColor="text1"/>
        </w:rPr>
      </w:pPr>
      <w:ins w:id="270" w:author="Kenneth Balili" w:date="2019-12-16T17:04:00Z">
        <w:r>
          <w:rPr>
            <w:color w:val="000000" w:themeColor="text1"/>
          </w:rPr>
          <w:tab/>
        </w:r>
        <w:r w:rsidRPr="00DF4519">
          <w:rPr>
            <w:b/>
            <w:bCs/>
            <w:color w:val="000000" w:themeColor="text1"/>
            <w:rPrChange w:id="271" w:author="Kenneth Balili" w:date="2019-12-16T17:05:00Z">
              <w:rPr>
                <w:color w:val="000000" w:themeColor="text1"/>
              </w:rPr>
            </w:rPrChange>
          </w:rPr>
          <w:t>WITNESS MY HAND AND SEAL</w:t>
        </w:r>
        <w:r>
          <w:rPr>
            <w:color w:val="000000" w:themeColor="text1"/>
          </w:rPr>
          <w:t xml:space="preserve"> on the date and at the place first above written.</w:t>
        </w:r>
      </w:ins>
    </w:p>
    <w:p w14:paraId="2D2008C3" w14:textId="40FCE46D" w:rsidR="00E05D41" w:rsidRDefault="00E05D41" w:rsidP="00E05D41">
      <w:pPr>
        <w:spacing w:after="0" w:line="360" w:lineRule="auto"/>
        <w:rPr>
          <w:ins w:id="272" w:author="Kenneth Balili" w:date="2019-12-16T17:04:00Z"/>
          <w:color w:val="000000" w:themeColor="text1"/>
        </w:rPr>
      </w:pPr>
    </w:p>
    <w:p w14:paraId="40D3FD4B" w14:textId="031B42EB" w:rsidR="00E05D41" w:rsidRPr="00DF4519" w:rsidRDefault="00DF4519" w:rsidP="00E05D41">
      <w:pPr>
        <w:spacing w:after="0" w:line="360" w:lineRule="auto"/>
        <w:rPr>
          <w:ins w:id="273" w:author="Kenneth Balili" w:date="2019-12-16T17:05:00Z"/>
          <w:b/>
          <w:bCs/>
          <w:color w:val="000000" w:themeColor="text1"/>
          <w:rPrChange w:id="274" w:author="Kenneth Balili" w:date="2019-12-16T17:06:00Z">
            <w:rPr>
              <w:ins w:id="275" w:author="Kenneth Balili" w:date="2019-12-16T17:05:00Z"/>
              <w:color w:val="000000" w:themeColor="text1"/>
            </w:rPr>
          </w:rPrChange>
        </w:rPr>
      </w:pPr>
      <w:ins w:id="276" w:author="Kenneth Balili" w:date="2019-12-16T17:06:00Z">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DF4519">
          <w:rPr>
            <w:b/>
            <w:bCs/>
            <w:color w:val="000000" w:themeColor="text1"/>
            <w:rPrChange w:id="277" w:author="Kenneth Balili" w:date="2019-12-16T17:06:00Z">
              <w:rPr>
                <w:color w:val="000000" w:themeColor="text1"/>
              </w:rPr>
            </w:rPrChange>
          </w:rPr>
          <w:t>NOTARY PUBLIC</w:t>
        </w:r>
      </w:ins>
    </w:p>
    <w:p w14:paraId="73A435A9" w14:textId="5A7FD5EA" w:rsidR="00DF4519" w:rsidRDefault="00DF4519" w:rsidP="00E05D41">
      <w:pPr>
        <w:spacing w:after="0" w:line="360" w:lineRule="auto"/>
        <w:rPr>
          <w:ins w:id="278" w:author="Kenneth Balili" w:date="2019-12-16T17:05:00Z"/>
          <w:color w:val="000000" w:themeColor="text1"/>
        </w:rPr>
      </w:pPr>
      <w:ins w:id="279" w:author="Kenneth Balili" w:date="2019-12-16T17:05:00Z">
        <w:r>
          <w:rPr>
            <w:color w:val="000000" w:themeColor="text1"/>
          </w:rPr>
          <w:t>Doc. No. ________;</w:t>
        </w:r>
      </w:ins>
    </w:p>
    <w:p w14:paraId="753E556F" w14:textId="1E470268" w:rsidR="00DF4519" w:rsidRDefault="00DF4519" w:rsidP="00E05D41">
      <w:pPr>
        <w:spacing w:after="0" w:line="360" w:lineRule="auto"/>
        <w:rPr>
          <w:ins w:id="280" w:author="Kenneth Balili" w:date="2019-12-16T17:05:00Z"/>
          <w:color w:val="000000" w:themeColor="text1"/>
        </w:rPr>
      </w:pPr>
      <w:ins w:id="281" w:author="Kenneth Balili" w:date="2019-12-16T17:05:00Z">
        <w:r>
          <w:rPr>
            <w:color w:val="000000" w:themeColor="text1"/>
          </w:rPr>
          <w:t>Page No. ________;</w:t>
        </w:r>
      </w:ins>
    </w:p>
    <w:p w14:paraId="253414B8" w14:textId="4BB90906" w:rsidR="00DF4519" w:rsidRDefault="00DF4519" w:rsidP="00E05D41">
      <w:pPr>
        <w:spacing w:after="0" w:line="360" w:lineRule="auto"/>
        <w:rPr>
          <w:ins w:id="282" w:author="Kenneth Balili" w:date="2019-12-16T17:05:00Z"/>
          <w:color w:val="000000" w:themeColor="text1"/>
        </w:rPr>
      </w:pPr>
      <w:ins w:id="283" w:author="Kenneth Balili" w:date="2019-12-16T17:05:00Z">
        <w:r>
          <w:rPr>
            <w:color w:val="000000" w:themeColor="text1"/>
          </w:rPr>
          <w:t>Book No. ________;</w:t>
        </w:r>
      </w:ins>
    </w:p>
    <w:p w14:paraId="149BF5BC" w14:textId="70372A90" w:rsidR="00DF4519" w:rsidRPr="0059017C" w:rsidRDefault="00DF4519">
      <w:pPr>
        <w:spacing w:after="0" w:line="360" w:lineRule="auto"/>
        <w:rPr>
          <w:color w:val="000000" w:themeColor="text1"/>
        </w:rPr>
        <w:pPrChange w:id="284" w:author="Kenneth Balili" w:date="2019-12-16T17:02:00Z">
          <w:pPr>
            <w:spacing w:after="0" w:line="360" w:lineRule="auto"/>
            <w:ind w:left="720"/>
            <w:jc w:val="center"/>
          </w:pPr>
        </w:pPrChange>
      </w:pPr>
      <w:ins w:id="285" w:author="Kenneth Balili" w:date="2019-12-16T17:05:00Z">
        <w:r>
          <w:rPr>
            <w:color w:val="000000" w:themeColor="text1"/>
          </w:rPr>
          <w:t>Series of 20______.</w:t>
        </w:r>
      </w:ins>
    </w:p>
    <w:sectPr w:rsidR="00DF4519" w:rsidRPr="0059017C" w:rsidSect="006A3E29">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F220CC" w14:textId="77777777" w:rsidR="00F25FCC" w:rsidRDefault="00F25FCC" w:rsidP="0059017C">
      <w:pPr>
        <w:spacing w:after="0" w:line="240" w:lineRule="auto"/>
      </w:pPr>
      <w:r>
        <w:separator/>
      </w:r>
    </w:p>
  </w:endnote>
  <w:endnote w:type="continuationSeparator" w:id="0">
    <w:p w14:paraId="45FF6FB7" w14:textId="77777777" w:rsidR="00F25FCC" w:rsidRDefault="00F25FCC" w:rsidP="0059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36D241" w14:textId="172F5873" w:rsidR="0059017C" w:rsidRPr="0012442E" w:rsidRDefault="0059017C">
    <w:pPr>
      <w:pStyle w:val="Footer"/>
      <w:rPr>
        <w:rFonts w:ascii="Arial" w:hAnsi="Arial" w:cs="Arial"/>
        <w:b/>
        <w:sz w:val="20"/>
        <w:szCs w:val="20"/>
      </w:rPr>
    </w:pPr>
    <w:r w:rsidRPr="0012442E">
      <w:rPr>
        <w:rFonts w:ascii="Arial" w:hAnsi="Arial" w:cs="Arial"/>
        <w:b/>
        <w:sz w:val="20"/>
        <w:szCs w:val="20"/>
      </w:rPr>
      <w:t>PSHS-00-F-RHU-02-</w:t>
    </w:r>
    <w:r w:rsidR="0012442E" w:rsidRPr="0012442E">
      <w:rPr>
        <w:rFonts w:ascii="Arial" w:hAnsi="Arial" w:cs="Arial"/>
        <w:b/>
        <w:sz w:val="20"/>
        <w:szCs w:val="20"/>
      </w:rPr>
      <w:t>Ver02-</w:t>
    </w:r>
    <w:r w:rsidRPr="0012442E">
      <w:rPr>
        <w:rFonts w:ascii="Arial" w:hAnsi="Arial" w:cs="Arial"/>
        <w:b/>
        <w:sz w:val="20"/>
        <w:szCs w:val="20"/>
      </w:rPr>
      <w:t>Rev0-</w:t>
    </w:r>
    <w:r w:rsidR="004C2B23" w:rsidRPr="0012442E">
      <w:rPr>
        <w:rFonts w:ascii="Arial" w:hAnsi="Arial" w:cs="Arial"/>
        <w:b/>
        <w:sz w:val="20"/>
        <w:szCs w:val="20"/>
      </w:rPr>
      <w:t>0</w:t>
    </w:r>
    <w:r w:rsidR="0012442E" w:rsidRPr="0012442E">
      <w:rPr>
        <w:rFonts w:ascii="Arial" w:hAnsi="Arial" w:cs="Arial"/>
        <w:b/>
        <w:sz w:val="20"/>
        <w:szCs w:val="20"/>
      </w:rPr>
      <w:t>2</w:t>
    </w:r>
    <w:r w:rsidR="004C2B23" w:rsidRPr="0012442E">
      <w:rPr>
        <w:rFonts w:ascii="Arial" w:hAnsi="Arial" w:cs="Arial"/>
        <w:b/>
        <w:sz w:val="20"/>
        <w:szCs w:val="20"/>
      </w:rPr>
      <w:t>/</w:t>
    </w:r>
    <w:r w:rsidR="0012442E" w:rsidRPr="0012442E">
      <w:rPr>
        <w:rFonts w:ascii="Arial" w:hAnsi="Arial" w:cs="Arial"/>
        <w:b/>
        <w:sz w:val="20"/>
        <w:szCs w:val="20"/>
      </w:rPr>
      <w:t>01</w:t>
    </w:r>
    <w:r w:rsidR="004C2B23" w:rsidRPr="0012442E">
      <w:rPr>
        <w:rFonts w:ascii="Arial" w:hAnsi="Arial" w:cs="Arial"/>
        <w:b/>
        <w:sz w:val="20"/>
        <w:szCs w:val="20"/>
      </w:rPr>
      <w:t>/</w:t>
    </w:r>
    <w:r w:rsidR="0012442E" w:rsidRPr="0012442E">
      <w:rPr>
        <w:rFonts w:ascii="Arial" w:hAnsi="Arial" w:cs="Arial"/>
        <w:b/>
        <w:sz w:val="20"/>
        <w:szCs w:val="20"/>
      </w:rPr>
      <w:t>20</w:t>
    </w:r>
    <w:r w:rsidRPr="0012442E">
      <w:rPr>
        <w:rFonts w:ascii="Arial" w:hAnsi="Arial" w:cs="Arial"/>
        <w:b/>
        <w:sz w:val="20"/>
        <w:szCs w:val="20"/>
      </w:rPr>
      <w:tab/>
    </w:r>
    <w:r w:rsidRPr="0012442E">
      <w:rPr>
        <w:rFonts w:ascii="Arial" w:hAnsi="Arial" w:cs="Arial"/>
        <w:b/>
        <w:sz w:val="20"/>
        <w:szCs w:val="20"/>
      </w:rPr>
      <w:tab/>
      <w:t xml:space="preserve">Page </w:t>
    </w:r>
    <w:r w:rsidRPr="0012442E">
      <w:rPr>
        <w:rFonts w:ascii="Arial" w:hAnsi="Arial" w:cs="Arial"/>
        <w:b/>
        <w:sz w:val="20"/>
        <w:szCs w:val="20"/>
      </w:rPr>
      <w:fldChar w:fldCharType="begin"/>
    </w:r>
    <w:r w:rsidRPr="0012442E">
      <w:rPr>
        <w:rFonts w:ascii="Arial" w:hAnsi="Arial" w:cs="Arial"/>
        <w:b/>
        <w:sz w:val="20"/>
        <w:szCs w:val="20"/>
      </w:rPr>
      <w:instrText xml:space="preserve"> PAGE </w:instrText>
    </w:r>
    <w:r w:rsidRPr="0012442E">
      <w:rPr>
        <w:rFonts w:ascii="Arial" w:hAnsi="Arial" w:cs="Arial"/>
        <w:b/>
        <w:sz w:val="20"/>
        <w:szCs w:val="20"/>
      </w:rPr>
      <w:fldChar w:fldCharType="separate"/>
    </w:r>
    <w:r w:rsidR="00EE38DC">
      <w:rPr>
        <w:rFonts w:ascii="Arial" w:hAnsi="Arial" w:cs="Arial"/>
        <w:b/>
        <w:noProof/>
        <w:sz w:val="20"/>
        <w:szCs w:val="20"/>
      </w:rPr>
      <w:t>1</w:t>
    </w:r>
    <w:r w:rsidRPr="0012442E">
      <w:rPr>
        <w:rFonts w:ascii="Arial" w:hAnsi="Arial" w:cs="Arial"/>
        <w:b/>
        <w:sz w:val="20"/>
        <w:szCs w:val="20"/>
      </w:rPr>
      <w:fldChar w:fldCharType="end"/>
    </w:r>
    <w:r w:rsidRPr="0012442E">
      <w:rPr>
        <w:rFonts w:ascii="Arial" w:hAnsi="Arial" w:cs="Arial"/>
        <w:b/>
        <w:sz w:val="20"/>
        <w:szCs w:val="20"/>
      </w:rPr>
      <w:t xml:space="preserve"> of </w:t>
    </w:r>
    <w:r w:rsidRPr="0012442E">
      <w:rPr>
        <w:rFonts w:ascii="Arial" w:hAnsi="Arial" w:cs="Arial"/>
        <w:b/>
        <w:sz w:val="20"/>
        <w:szCs w:val="20"/>
      </w:rPr>
      <w:fldChar w:fldCharType="begin"/>
    </w:r>
    <w:r w:rsidRPr="0012442E">
      <w:rPr>
        <w:rFonts w:ascii="Arial" w:hAnsi="Arial" w:cs="Arial"/>
        <w:b/>
        <w:sz w:val="20"/>
        <w:szCs w:val="20"/>
      </w:rPr>
      <w:instrText xml:space="preserve"> NUMPAGES </w:instrText>
    </w:r>
    <w:r w:rsidRPr="0012442E">
      <w:rPr>
        <w:rFonts w:ascii="Arial" w:hAnsi="Arial" w:cs="Arial"/>
        <w:b/>
        <w:sz w:val="20"/>
        <w:szCs w:val="20"/>
      </w:rPr>
      <w:fldChar w:fldCharType="separate"/>
    </w:r>
    <w:r w:rsidR="00EE38DC">
      <w:rPr>
        <w:rFonts w:ascii="Arial" w:hAnsi="Arial" w:cs="Arial"/>
        <w:b/>
        <w:noProof/>
        <w:sz w:val="20"/>
        <w:szCs w:val="20"/>
      </w:rPr>
      <w:t>4</w:t>
    </w:r>
    <w:r w:rsidRPr="0012442E">
      <w:rPr>
        <w:rFonts w:ascii="Arial" w:hAnsi="Arial" w:cs="Arial"/>
        <w:b/>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092DEC" w14:textId="77777777" w:rsidR="00F25FCC" w:rsidRDefault="00F25FCC" w:rsidP="0059017C">
      <w:pPr>
        <w:spacing w:after="0" w:line="240" w:lineRule="auto"/>
      </w:pPr>
      <w:r>
        <w:separator/>
      </w:r>
    </w:p>
  </w:footnote>
  <w:footnote w:type="continuationSeparator" w:id="0">
    <w:p w14:paraId="53EDACB2" w14:textId="77777777" w:rsidR="00F25FCC" w:rsidRDefault="00F25FCC" w:rsidP="00590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75063"/>
    <w:multiLevelType w:val="hybridMultilevel"/>
    <w:tmpl w:val="83082C7C"/>
    <w:lvl w:ilvl="0" w:tplc="B512071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nneth Balili">
    <w15:presenceInfo w15:providerId="None" w15:userId="Kenneth Bali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A3E29"/>
    <w:rsid w:val="0008673D"/>
    <w:rsid w:val="000C4859"/>
    <w:rsid w:val="000C5FD1"/>
    <w:rsid w:val="000C62EA"/>
    <w:rsid w:val="000D2E5B"/>
    <w:rsid w:val="000D5B6E"/>
    <w:rsid w:val="0012442E"/>
    <w:rsid w:val="0015019C"/>
    <w:rsid w:val="00193EAE"/>
    <w:rsid w:val="001B0FE8"/>
    <w:rsid w:val="001C3290"/>
    <w:rsid w:val="001E2F8D"/>
    <w:rsid w:val="001E4C15"/>
    <w:rsid w:val="00215392"/>
    <w:rsid w:val="002D78C8"/>
    <w:rsid w:val="00335CFB"/>
    <w:rsid w:val="004C2B23"/>
    <w:rsid w:val="004E2BB7"/>
    <w:rsid w:val="00517BDD"/>
    <w:rsid w:val="00520DE2"/>
    <w:rsid w:val="0059017C"/>
    <w:rsid w:val="006119E5"/>
    <w:rsid w:val="0063035A"/>
    <w:rsid w:val="006621D0"/>
    <w:rsid w:val="00677668"/>
    <w:rsid w:val="006A3E29"/>
    <w:rsid w:val="006A4A55"/>
    <w:rsid w:val="0070630F"/>
    <w:rsid w:val="00740B46"/>
    <w:rsid w:val="007457AF"/>
    <w:rsid w:val="007611E2"/>
    <w:rsid w:val="0076717D"/>
    <w:rsid w:val="00774638"/>
    <w:rsid w:val="00792426"/>
    <w:rsid w:val="008A11AE"/>
    <w:rsid w:val="008E4B31"/>
    <w:rsid w:val="00902143"/>
    <w:rsid w:val="00911164"/>
    <w:rsid w:val="00922F2B"/>
    <w:rsid w:val="00937D26"/>
    <w:rsid w:val="00944173"/>
    <w:rsid w:val="009770C2"/>
    <w:rsid w:val="0099299A"/>
    <w:rsid w:val="00A8032B"/>
    <w:rsid w:val="00B2706C"/>
    <w:rsid w:val="00B341CA"/>
    <w:rsid w:val="00B82E47"/>
    <w:rsid w:val="00BF31DA"/>
    <w:rsid w:val="00C04467"/>
    <w:rsid w:val="00C31F9C"/>
    <w:rsid w:val="00C77990"/>
    <w:rsid w:val="00CB7038"/>
    <w:rsid w:val="00D2394E"/>
    <w:rsid w:val="00D27B13"/>
    <w:rsid w:val="00D55CF4"/>
    <w:rsid w:val="00DB653A"/>
    <w:rsid w:val="00DF4519"/>
    <w:rsid w:val="00E05D41"/>
    <w:rsid w:val="00E1700F"/>
    <w:rsid w:val="00E33AFE"/>
    <w:rsid w:val="00E66A6B"/>
    <w:rsid w:val="00E7646C"/>
    <w:rsid w:val="00EA6A88"/>
    <w:rsid w:val="00EE38DC"/>
    <w:rsid w:val="00EE7774"/>
    <w:rsid w:val="00F25FCC"/>
    <w:rsid w:val="00F356D3"/>
    <w:rsid w:val="00FB3D90"/>
    <w:rsid w:val="00FF2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A5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7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BB7"/>
    <w:pPr>
      <w:ind w:left="720"/>
      <w:contextualSpacing/>
    </w:pPr>
  </w:style>
  <w:style w:type="paragraph" w:styleId="Header">
    <w:name w:val="header"/>
    <w:basedOn w:val="Normal"/>
    <w:link w:val="HeaderChar"/>
    <w:uiPriority w:val="99"/>
    <w:unhideWhenUsed/>
    <w:rsid w:val="00590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17C"/>
  </w:style>
  <w:style w:type="paragraph" w:styleId="Footer">
    <w:name w:val="footer"/>
    <w:basedOn w:val="Normal"/>
    <w:link w:val="FooterChar"/>
    <w:uiPriority w:val="99"/>
    <w:unhideWhenUsed/>
    <w:rsid w:val="00590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17C"/>
  </w:style>
  <w:style w:type="paragraph" w:styleId="BalloonText">
    <w:name w:val="Balloon Text"/>
    <w:basedOn w:val="Normal"/>
    <w:link w:val="BalloonTextChar"/>
    <w:uiPriority w:val="99"/>
    <w:semiHidden/>
    <w:unhideWhenUsed/>
    <w:rsid w:val="00EA6A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A88"/>
    <w:rPr>
      <w:rFonts w:ascii="Segoe UI" w:hAnsi="Segoe UI" w:cs="Segoe UI"/>
      <w:sz w:val="18"/>
      <w:szCs w:val="18"/>
    </w:rPr>
  </w:style>
  <w:style w:type="table" w:styleId="TableGrid">
    <w:name w:val="Table Grid"/>
    <w:basedOn w:val="TableNormal"/>
    <w:uiPriority w:val="39"/>
    <w:rsid w:val="00E05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C5EC6-0157-4326-8C12-3D302BE72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MyName</dc:creator>
  <cp:keywords/>
  <dc:description/>
  <cp:lastModifiedBy>User</cp:lastModifiedBy>
  <cp:revision>49</cp:revision>
  <cp:lastPrinted>2020-01-22T11:42:00Z</cp:lastPrinted>
  <dcterms:created xsi:type="dcterms:W3CDTF">2017-02-07T00:39:00Z</dcterms:created>
  <dcterms:modified xsi:type="dcterms:W3CDTF">2020-01-22T11:42:00Z</dcterms:modified>
</cp:coreProperties>
</file>