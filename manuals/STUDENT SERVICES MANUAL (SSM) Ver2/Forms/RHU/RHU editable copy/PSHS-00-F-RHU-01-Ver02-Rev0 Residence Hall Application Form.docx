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202706" w14:textId="12117FE4" w:rsidR="004A3504" w:rsidRPr="009A6484" w:rsidRDefault="00DF4657" w:rsidP="006D1611">
      <w:pPr>
        <w:spacing w:line="240" w:lineRule="auto"/>
        <w:contextualSpacing/>
        <w:jc w:val="center"/>
        <w:rPr>
          <w:rFonts w:ascii="Arial Narrow" w:hAnsi="Arial Narrow"/>
          <w:b/>
          <w:szCs w:val="20"/>
        </w:rPr>
      </w:pPr>
      <w:r w:rsidRPr="009A6484">
        <w:rPr>
          <w:rFonts w:ascii="Arial Narrow" w:hAnsi="Arial Narrow"/>
          <w:b/>
          <w:szCs w:val="20"/>
        </w:rPr>
        <w:t>PHILIPPINE SCIENCE HIGH SCHOOL SYSTEM</w:t>
      </w:r>
    </w:p>
    <w:p w14:paraId="544FBCF9" w14:textId="3CBC3DE0" w:rsidR="00DF4657" w:rsidRPr="009A6484" w:rsidRDefault="009A6484" w:rsidP="006D1611">
      <w:pPr>
        <w:spacing w:line="240" w:lineRule="auto"/>
        <w:contextualSpacing/>
        <w:jc w:val="center"/>
        <w:rPr>
          <w:rFonts w:ascii="Arial Narrow" w:hAnsi="Arial Narrow"/>
          <w:b/>
          <w:szCs w:val="20"/>
        </w:rPr>
      </w:pPr>
      <w:r w:rsidRPr="009A6484">
        <w:rPr>
          <w:rFonts w:ascii="Arial Narrow" w:hAnsi="Arial Narrow"/>
          <w:b/>
          <w:szCs w:val="20"/>
        </w:rPr>
        <w:t>CAMPUS</w:t>
      </w:r>
      <w:r w:rsidR="00DF4657" w:rsidRPr="009A6484">
        <w:rPr>
          <w:rFonts w:ascii="Arial Narrow" w:hAnsi="Arial Narrow"/>
          <w:b/>
          <w:szCs w:val="20"/>
        </w:rPr>
        <w:t>: ______________________</w:t>
      </w:r>
    </w:p>
    <w:p w14:paraId="05DDCD42" w14:textId="77777777" w:rsidR="006D1611" w:rsidRDefault="006D1611" w:rsidP="006D1611">
      <w:pPr>
        <w:spacing w:line="240" w:lineRule="auto"/>
        <w:contextualSpacing/>
        <w:jc w:val="center"/>
        <w:rPr>
          <w:rFonts w:ascii="Arial Narrow" w:hAnsi="Arial Narrow"/>
          <w:sz w:val="20"/>
          <w:szCs w:val="20"/>
        </w:rPr>
      </w:pPr>
    </w:p>
    <w:p w14:paraId="4BC97C8D" w14:textId="77777777" w:rsidR="00DF4657" w:rsidRPr="001A607A" w:rsidRDefault="00DF4657" w:rsidP="006D1611">
      <w:pPr>
        <w:spacing w:line="240" w:lineRule="auto"/>
        <w:contextualSpacing/>
        <w:jc w:val="center"/>
        <w:rPr>
          <w:rFonts w:ascii="Arial Narrow" w:hAnsi="Arial Narrow"/>
          <w:b/>
          <w:sz w:val="16"/>
          <w:szCs w:val="16"/>
        </w:rPr>
      </w:pPr>
    </w:p>
    <w:p w14:paraId="29181C11" w14:textId="27518815" w:rsidR="004A3504" w:rsidRPr="00206616" w:rsidRDefault="00DF4657" w:rsidP="006D1611">
      <w:pPr>
        <w:spacing w:line="240" w:lineRule="auto"/>
        <w:contextualSpacing/>
        <w:jc w:val="center"/>
        <w:rPr>
          <w:rFonts w:ascii="Arial Narrow" w:hAnsi="Arial Narrow"/>
          <w:b/>
          <w:sz w:val="20"/>
          <w:szCs w:val="20"/>
        </w:rPr>
      </w:pPr>
      <w:r>
        <w:rPr>
          <w:rFonts w:ascii="Arial Narrow" w:hAnsi="Arial Narrow"/>
          <w:b/>
          <w:sz w:val="20"/>
          <w:szCs w:val="20"/>
        </w:rPr>
        <w:t xml:space="preserve">RESIDENCE HALL </w:t>
      </w:r>
      <w:r w:rsidR="006D1611" w:rsidRPr="00206616">
        <w:rPr>
          <w:rFonts w:ascii="Arial Narrow" w:hAnsi="Arial Narrow"/>
          <w:b/>
          <w:sz w:val="20"/>
          <w:szCs w:val="20"/>
        </w:rPr>
        <w:t>APPLICATION FOR</w:t>
      </w:r>
      <w:r w:rsidR="009711E7">
        <w:rPr>
          <w:rFonts w:ascii="Arial Narrow" w:hAnsi="Arial Narrow"/>
          <w:b/>
          <w:sz w:val="20"/>
          <w:szCs w:val="20"/>
        </w:rPr>
        <w:t>M</w:t>
      </w:r>
    </w:p>
    <w:p w14:paraId="1CF98FC5" w14:textId="654488D8" w:rsidR="000C4928" w:rsidRPr="00206616" w:rsidRDefault="006C216F" w:rsidP="006D1611">
      <w:pPr>
        <w:spacing w:line="240" w:lineRule="auto"/>
        <w:contextualSpacing/>
        <w:jc w:val="center"/>
        <w:rPr>
          <w:rFonts w:ascii="Arial Narrow" w:hAnsi="Arial Narrow"/>
          <w:b/>
          <w:sz w:val="20"/>
          <w:szCs w:val="20"/>
        </w:rPr>
      </w:pPr>
      <w:r>
        <w:rPr>
          <w:rFonts w:ascii="Arial Narrow" w:hAnsi="Arial Narrow"/>
          <w:b/>
          <w:sz w:val="20"/>
          <w:szCs w:val="20"/>
        </w:rPr>
        <w:t>School Year ____________________</w:t>
      </w:r>
    </w:p>
    <w:p w14:paraId="72C17087" w14:textId="77777777" w:rsidR="00FB4EDE" w:rsidRDefault="00FB4EDE" w:rsidP="004A3504">
      <w:pPr>
        <w:spacing w:line="240" w:lineRule="auto"/>
        <w:contextualSpacing/>
        <w:rPr>
          <w:rFonts w:ascii="Arial Narrow" w:hAnsi="Arial Narrow"/>
          <w:b/>
          <w:sz w:val="20"/>
          <w:szCs w:val="20"/>
        </w:rPr>
      </w:pPr>
    </w:p>
    <w:p w14:paraId="6F50BD4B" w14:textId="7385E57A" w:rsidR="004A3504" w:rsidRPr="00206616" w:rsidRDefault="00AC2E76" w:rsidP="004A3504">
      <w:pPr>
        <w:spacing w:line="240" w:lineRule="auto"/>
        <w:contextualSpacing/>
        <w:rPr>
          <w:rFonts w:ascii="Arial Narrow" w:hAnsi="Arial Narrow"/>
          <w:b/>
          <w:sz w:val="20"/>
          <w:szCs w:val="20"/>
        </w:rPr>
      </w:pPr>
      <w:r w:rsidRPr="00FB4EDE">
        <w:rPr>
          <w:rFonts w:ascii="Arial Narrow" w:hAnsi="Arial Narrow"/>
          <w:b/>
          <w:sz w:val="20"/>
          <w:szCs w:val="20"/>
        </w:rPr>
        <w:t>STUDENT</w:t>
      </w:r>
      <w:r w:rsidRPr="00AC2E76">
        <w:rPr>
          <w:rFonts w:ascii="Arial Narrow" w:hAnsi="Arial Narrow"/>
          <w:b/>
          <w:color w:val="FF0000"/>
          <w:sz w:val="20"/>
          <w:szCs w:val="20"/>
          <w:rPrChange w:id="0" w:author="Jo Albano" w:date="2019-02-20T11:03:00Z">
            <w:rPr>
              <w:rFonts w:ascii="Arial Narrow" w:hAnsi="Arial Narrow"/>
              <w:b/>
              <w:sz w:val="20"/>
              <w:szCs w:val="20"/>
            </w:rPr>
          </w:rPrChange>
        </w:rPr>
        <w:t xml:space="preserve"> </w:t>
      </w:r>
      <w:r>
        <w:rPr>
          <w:rFonts w:ascii="Arial Narrow" w:hAnsi="Arial Narrow"/>
          <w:b/>
          <w:sz w:val="20"/>
          <w:szCs w:val="20"/>
        </w:rPr>
        <w:t>P</w:t>
      </w:r>
      <w:r w:rsidR="004A3504" w:rsidRPr="00206616">
        <w:rPr>
          <w:rFonts w:ascii="Arial Narrow" w:hAnsi="Arial Narrow"/>
          <w:b/>
          <w:sz w:val="20"/>
          <w:szCs w:val="20"/>
        </w:rPr>
        <w:t>ERSONAL INFORMATION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41"/>
        <w:gridCol w:w="619"/>
        <w:gridCol w:w="1850"/>
        <w:gridCol w:w="1509"/>
        <w:gridCol w:w="584"/>
        <w:gridCol w:w="2773"/>
      </w:tblGrid>
      <w:tr w:rsidR="004A3504" w:rsidRPr="00AC5558" w14:paraId="4307D9C9" w14:textId="77777777" w:rsidTr="00AC5558">
        <w:tc>
          <w:tcPr>
            <w:tcW w:w="5000" w:type="pct"/>
            <w:gridSpan w:val="6"/>
          </w:tcPr>
          <w:p w14:paraId="077ACF99" w14:textId="77777777" w:rsidR="004A3504" w:rsidRPr="00AC5558" w:rsidRDefault="004A3504" w:rsidP="00AC5558">
            <w:pPr>
              <w:spacing w:after="0" w:line="240" w:lineRule="auto"/>
              <w:contextualSpacing/>
              <w:rPr>
                <w:rFonts w:ascii="Arial Narrow" w:hAnsi="Arial Narrow"/>
                <w:sz w:val="20"/>
                <w:szCs w:val="20"/>
              </w:rPr>
            </w:pPr>
            <w:r w:rsidRPr="00AC5558">
              <w:rPr>
                <w:rFonts w:ascii="Arial Narrow" w:hAnsi="Arial Narrow"/>
                <w:sz w:val="20"/>
                <w:szCs w:val="20"/>
              </w:rPr>
              <w:t>Name of Student</w:t>
            </w:r>
          </w:p>
          <w:p w14:paraId="0D7AE30C" w14:textId="77777777" w:rsidR="004A3504" w:rsidRPr="00AC5558" w:rsidRDefault="004A3504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  <w:p w14:paraId="3E64FB42" w14:textId="1BC90DA2" w:rsidR="004A3504" w:rsidRPr="00AC5558" w:rsidRDefault="00147BF8" w:rsidP="00AC5558">
            <w:pPr>
              <w:spacing w:after="0" w:line="240" w:lineRule="auto"/>
              <w:contextualSpacing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</w:rPr>
              <w:t xml:space="preserve">            </w:t>
            </w:r>
            <w:r w:rsidR="00CB0A5A" w:rsidRPr="00AC5558">
              <w:rPr>
                <w:rFonts w:ascii="Arial Narrow" w:hAnsi="Arial Narrow"/>
              </w:rPr>
              <w:t xml:space="preserve"> </w:t>
            </w:r>
            <w:r w:rsidR="00CB0A5A" w:rsidRPr="00AC5558">
              <w:rPr>
                <w:rFonts w:ascii="Arial Narrow" w:hAnsi="Arial Narrow"/>
                <w:sz w:val="18"/>
                <w:szCs w:val="18"/>
              </w:rPr>
              <w:t xml:space="preserve">   </w:t>
            </w:r>
            <w:r w:rsidR="004A3504" w:rsidRPr="00AC5558">
              <w:rPr>
                <w:rFonts w:ascii="Arial Narrow" w:hAnsi="Arial Narrow"/>
                <w:sz w:val="18"/>
                <w:szCs w:val="18"/>
              </w:rPr>
              <w:t>Last Name                                                  First Name                                         Middle Name                                          Nick Name</w:t>
            </w:r>
          </w:p>
        </w:tc>
      </w:tr>
      <w:tr w:rsidR="002955E8" w:rsidRPr="00AC5558" w14:paraId="1E01516D" w14:textId="77777777" w:rsidTr="00AC5558">
        <w:tc>
          <w:tcPr>
            <w:tcW w:w="1360" w:type="pct"/>
          </w:tcPr>
          <w:p w14:paraId="1F3AC073" w14:textId="77777777" w:rsidR="002955E8" w:rsidRDefault="002955E8" w:rsidP="00AC5558">
            <w:pPr>
              <w:spacing w:after="0" w:line="240" w:lineRule="auto"/>
              <w:contextualSpacing/>
              <w:rPr>
                <w:rFonts w:ascii="Arial Narrow" w:hAnsi="Arial Narrow"/>
                <w:sz w:val="20"/>
                <w:szCs w:val="20"/>
              </w:rPr>
            </w:pPr>
            <w:r w:rsidRPr="00AC5558">
              <w:rPr>
                <w:rFonts w:ascii="Arial Narrow" w:hAnsi="Arial Narrow"/>
                <w:sz w:val="20"/>
                <w:szCs w:val="20"/>
              </w:rPr>
              <w:t>Student ID No.</w:t>
            </w:r>
          </w:p>
          <w:p w14:paraId="2BF5B9BF" w14:textId="77777777" w:rsidR="000B0F56" w:rsidRPr="00AC5558" w:rsidRDefault="000B0F56" w:rsidP="00AC5558">
            <w:pPr>
              <w:spacing w:after="0" w:line="240" w:lineRule="auto"/>
              <w:contextualSpacing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25" w:type="pct"/>
            <w:gridSpan w:val="2"/>
          </w:tcPr>
          <w:p w14:paraId="0CE3902F" w14:textId="54A473C3" w:rsidR="002955E8" w:rsidRPr="00AC5558" w:rsidRDefault="00AC2E76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  <w:r w:rsidRPr="00FB4EDE">
              <w:rPr>
                <w:rFonts w:ascii="Arial Narrow" w:hAnsi="Arial Narrow"/>
                <w:sz w:val="20"/>
                <w:szCs w:val="20"/>
              </w:rPr>
              <w:t>Sex</w:t>
            </w:r>
            <w:r w:rsidR="000B0F56" w:rsidRPr="00FB4EDE">
              <w:rPr>
                <w:rFonts w:ascii="Arial Narrow" w:hAnsi="Arial Narrow"/>
                <w:sz w:val="20"/>
                <w:szCs w:val="20"/>
              </w:rPr>
              <w:t xml:space="preserve">  </w:t>
            </w:r>
            <w:r w:rsidR="002955E8" w:rsidRPr="00FB4EDE">
              <w:rPr>
                <w:rFonts w:ascii="Arial Narrow" w:hAnsi="Arial Narrow"/>
              </w:rPr>
              <w:t xml:space="preserve"> </w:t>
            </w:r>
            <w:r w:rsidR="002955E8" w:rsidRPr="00AC5558">
              <w:rPr>
                <w:rFonts w:ascii="Arial Narrow" w:hAnsi="Arial Narrow"/>
              </w:rPr>
              <w:sym w:font="Wingdings 2" w:char="F0A3"/>
            </w:r>
            <w:r w:rsidR="002955E8" w:rsidRPr="00AC5558">
              <w:rPr>
                <w:rFonts w:ascii="Arial Narrow" w:hAnsi="Arial Narrow"/>
              </w:rPr>
              <w:t xml:space="preserve"> </w:t>
            </w:r>
            <w:r w:rsidR="002955E8" w:rsidRPr="00AC5558">
              <w:rPr>
                <w:rFonts w:ascii="Arial Narrow" w:hAnsi="Arial Narrow"/>
                <w:sz w:val="18"/>
                <w:szCs w:val="18"/>
              </w:rPr>
              <w:t xml:space="preserve">Male   </w:t>
            </w:r>
            <w:r w:rsidR="000B0F56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2955E8" w:rsidRPr="00AC5558">
              <w:rPr>
                <w:rFonts w:ascii="Arial Narrow" w:hAnsi="Arial Narrow"/>
                <w:sz w:val="18"/>
                <w:szCs w:val="18"/>
              </w:rPr>
              <w:sym w:font="Wingdings 2" w:char="F0A3"/>
            </w:r>
            <w:r w:rsidR="002955E8" w:rsidRPr="00AC5558">
              <w:rPr>
                <w:rFonts w:ascii="Arial Narrow" w:hAnsi="Arial Narrow"/>
                <w:sz w:val="18"/>
                <w:szCs w:val="18"/>
              </w:rPr>
              <w:t xml:space="preserve"> Female</w:t>
            </w:r>
            <w:r w:rsidR="002955E8" w:rsidRPr="00AC5558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039" w:type="pct"/>
            <w:gridSpan w:val="2"/>
          </w:tcPr>
          <w:p w14:paraId="111F0C9B" w14:textId="77777777" w:rsidR="002955E8" w:rsidRPr="00AC5558" w:rsidRDefault="002955E8" w:rsidP="00AC5558">
            <w:pPr>
              <w:spacing w:after="0" w:line="240" w:lineRule="auto"/>
              <w:contextualSpacing/>
              <w:rPr>
                <w:rFonts w:ascii="Arial Narrow" w:hAnsi="Arial Narrow"/>
                <w:sz w:val="20"/>
                <w:szCs w:val="20"/>
              </w:rPr>
            </w:pPr>
            <w:r w:rsidRPr="00AC5558">
              <w:rPr>
                <w:rFonts w:ascii="Arial Narrow" w:hAnsi="Arial Narrow"/>
                <w:sz w:val="20"/>
                <w:szCs w:val="20"/>
              </w:rPr>
              <w:t>Birthday</w:t>
            </w:r>
          </w:p>
        </w:tc>
        <w:tc>
          <w:tcPr>
            <w:tcW w:w="1376" w:type="pct"/>
          </w:tcPr>
          <w:p w14:paraId="6F334C41" w14:textId="4489703A" w:rsidR="002955E8" w:rsidRPr="00AC5558" w:rsidRDefault="002955E8" w:rsidP="00AC5558">
            <w:pPr>
              <w:spacing w:after="0" w:line="240" w:lineRule="auto"/>
              <w:contextualSpacing/>
              <w:rPr>
                <w:rFonts w:ascii="Arial Narrow" w:hAnsi="Arial Narrow"/>
                <w:sz w:val="20"/>
                <w:szCs w:val="20"/>
              </w:rPr>
            </w:pPr>
            <w:r w:rsidRPr="00AC5558">
              <w:rPr>
                <w:rFonts w:ascii="Arial Narrow" w:hAnsi="Arial Narrow"/>
                <w:sz w:val="20"/>
                <w:szCs w:val="20"/>
              </w:rPr>
              <w:t>Age</w:t>
            </w:r>
          </w:p>
        </w:tc>
      </w:tr>
      <w:tr w:rsidR="004A3504" w:rsidRPr="00AC5558" w14:paraId="19832958" w14:textId="77777777" w:rsidTr="00AC5558">
        <w:tc>
          <w:tcPr>
            <w:tcW w:w="5000" w:type="pct"/>
            <w:gridSpan w:val="6"/>
          </w:tcPr>
          <w:p w14:paraId="339D8728" w14:textId="048E6194" w:rsidR="004A3504" w:rsidRPr="00AC5558" w:rsidDel="00AC2E76" w:rsidRDefault="004A3504" w:rsidP="00AC5558">
            <w:pPr>
              <w:spacing w:after="0" w:line="240" w:lineRule="auto"/>
              <w:contextualSpacing/>
              <w:rPr>
                <w:del w:id="1" w:author="Jo Albano" w:date="2019-02-20T11:01:00Z"/>
                <w:rFonts w:ascii="Arial Narrow" w:hAnsi="Arial Narrow"/>
                <w:sz w:val="20"/>
                <w:szCs w:val="20"/>
              </w:rPr>
            </w:pPr>
            <w:r w:rsidRPr="00AC5558">
              <w:rPr>
                <w:rFonts w:ascii="Arial Narrow" w:hAnsi="Arial Narrow"/>
                <w:sz w:val="20"/>
                <w:szCs w:val="20"/>
              </w:rPr>
              <w:t>Present Home Addre</w:t>
            </w:r>
            <w:ins w:id="2" w:author="Jo Albano" w:date="2019-02-20T11:02:00Z">
              <w:r w:rsidR="00AC2E76">
                <w:rPr>
                  <w:rFonts w:ascii="Arial Narrow" w:hAnsi="Arial Narrow"/>
                  <w:sz w:val="20"/>
                  <w:szCs w:val="20"/>
                </w:rPr>
                <w:t>ss</w:t>
              </w:r>
            </w:ins>
            <w:del w:id="3" w:author="Jo Albano" w:date="2019-02-20T11:01:00Z">
              <w:r w:rsidRPr="00AC5558" w:rsidDel="00AC2E76">
                <w:rPr>
                  <w:rFonts w:ascii="Arial Narrow" w:hAnsi="Arial Narrow"/>
                  <w:sz w:val="20"/>
                  <w:szCs w:val="20"/>
                </w:rPr>
                <w:delText>ss</w:delText>
              </w:r>
            </w:del>
          </w:p>
          <w:p w14:paraId="3D56EB17" w14:textId="77777777" w:rsidR="004A3504" w:rsidRPr="00AC5558" w:rsidRDefault="004A3504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  <w:p w14:paraId="4A8597DD" w14:textId="77777777" w:rsidR="004A3504" w:rsidRPr="00AC5558" w:rsidRDefault="004A3504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  <w:p w14:paraId="021FD035" w14:textId="1B03C254" w:rsidR="004A3504" w:rsidRPr="00AC5558" w:rsidRDefault="00CB0A5A" w:rsidP="00AC5558">
            <w:pPr>
              <w:spacing w:after="0" w:line="240" w:lineRule="auto"/>
              <w:contextualSpacing/>
              <w:rPr>
                <w:rFonts w:ascii="Arial Narrow" w:hAnsi="Arial Narrow"/>
                <w:sz w:val="18"/>
                <w:szCs w:val="18"/>
              </w:rPr>
            </w:pPr>
            <w:r w:rsidRPr="00AC5558">
              <w:rPr>
                <w:rFonts w:ascii="Arial Narrow" w:hAnsi="Arial Narrow"/>
              </w:rPr>
              <w:t xml:space="preserve">          </w:t>
            </w:r>
            <w:r w:rsidR="004A3504" w:rsidRPr="00AC5558">
              <w:rPr>
                <w:rFonts w:ascii="Arial Narrow" w:hAnsi="Arial Narrow"/>
                <w:sz w:val="18"/>
                <w:szCs w:val="18"/>
              </w:rPr>
              <w:t>H</w:t>
            </w:r>
            <w:r w:rsidRPr="00AC5558">
              <w:rPr>
                <w:rFonts w:ascii="Arial Narrow" w:hAnsi="Arial Narrow"/>
                <w:sz w:val="18"/>
                <w:szCs w:val="18"/>
              </w:rPr>
              <w:t>ouse/</w:t>
            </w:r>
            <w:r w:rsidR="004A3504" w:rsidRPr="00AC5558">
              <w:rPr>
                <w:rFonts w:ascii="Arial Narrow" w:hAnsi="Arial Narrow"/>
                <w:sz w:val="18"/>
                <w:szCs w:val="18"/>
              </w:rPr>
              <w:t>Street</w:t>
            </w:r>
            <w:r w:rsidRPr="00AC5558">
              <w:rPr>
                <w:rFonts w:ascii="Arial Narrow" w:hAnsi="Arial Narrow"/>
                <w:sz w:val="18"/>
                <w:szCs w:val="18"/>
              </w:rPr>
              <w:t xml:space="preserve"> No.</w:t>
            </w:r>
            <w:r w:rsidR="004A3504" w:rsidRPr="00AC5558">
              <w:rPr>
                <w:rFonts w:ascii="Arial Narrow" w:hAnsi="Arial Narrow"/>
                <w:sz w:val="18"/>
                <w:szCs w:val="18"/>
              </w:rPr>
              <w:t xml:space="preserve">             </w:t>
            </w:r>
            <w:r w:rsidR="00437F4A" w:rsidRPr="00AC5558">
              <w:rPr>
                <w:rFonts w:ascii="Arial Narrow" w:hAnsi="Arial Narrow"/>
                <w:sz w:val="18"/>
                <w:szCs w:val="18"/>
              </w:rPr>
              <w:t xml:space="preserve">   </w:t>
            </w:r>
            <w:r w:rsidR="004A3504" w:rsidRPr="00AC5558">
              <w:rPr>
                <w:rFonts w:ascii="Arial Narrow" w:hAnsi="Arial Narrow"/>
                <w:sz w:val="18"/>
                <w:szCs w:val="18"/>
              </w:rPr>
              <w:t xml:space="preserve"> Subdivision/Village/Barangay            </w:t>
            </w:r>
            <w:r w:rsidR="00437F4A" w:rsidRPr="00AC5558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4A3504" w:rsidRPr="00AC5558">
              <w:rPr>
                <w:rFonts w:ascii="Arial Narrow" w:hAnsi="Arial Narrow"/>
                <w:sz w:val="18"/>
                <w:szCs w:val="18"/>
              </w:rPr>
              <w:t xml:space="preserve">   </w:t>
            </w:r>
            <w:r w:rsidRPr="00AC5558">
              <w:rPr>
                <w:rFonts w:ascii="Arial Narrow" w:hAnsi="Arial Narrow"/>
                <w:sz w:val="18"/>
                <w:szCs w:val="18"/>
              </w:rPr>
              <w:t xml:space="preserve">  </w:t>
            </w:r>
            <w:r w:rsidR="004A3504" w:rsidRPr="00AC5558">
              <w:rPr>
                <w:rFonts w:ascii="Arial Narrow" w:hAnsi="Arial Narrow"/>
                <w:sz w:val="18"/>
                <w:szCs w:val="18"/>
              </w:rPr>
              <w:t>City/Municipality                        Province</w:t>
            </w:r>
            <w:r w:rsidR="00147BF8">
              <w:rPr>
                <w:rFonts w:ascii="Arial Narrow" w:hAnsi="Arial Narrow"/>
                <w:sz w:val="18"/>
                <w:szCs w:val="18"/>
              </w:rPr>
              <w:t xml:space="preserve">                      </w:t>
            </w:r>
            <w:r w:rsidRPr="00AC5558">
              <w:rPr>
                <w:rFonts w:ascii="Arial Narrow" w:hAnsi="Arial Narrow"/>
                <w:sz w:val="18"/>
                <w:szCs w:val="18"/>
              </w:rPr>
              <w:t xml:space="preserve">         </w:t>
            </w:r>
            <w:r w:rsidR="00437F4A" w:rsidRPr="00AC5558">
              <w:rPr>
                <w:rFonts w:ascii="Arial Narrow" w:hAnsi="Arial Narrow"/>
                <w:sz w:val="18"/>
                <w:szCs w:val="18"/>
              </w:rPr>
              <w:t>Zip</w:t>
            </w:r>
            <w:r w:rsidR="00514562" w:rsidRPr="00AC5558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437F4A" w:rsidRPr="00AC5558">
              <w:rPr>
                <w:rFonts w:ascii="Arial Narrow" w:hAnsi="Arial Narrow"/>
                <w:sz w:val="18"/>
                <w:szCs w:val="18"/>
              </w:rPr>
              <w:t>Code</w:t>
            </w:r>
          </w:p>
        </w:tc>
      </w:tr>
      <w:tr w:rsidR="00437F4A" w:rsidRPr="00AC5558" w14:paraId="20738E99" w14:textId="77777777" w:rsidTr="00AC5558">
        <w:tc>
          <w:tcPr>
            <w:tcW w:w="1667" w:type="pct"/>
            <w:gridSpan w:val="2"/>
          </w:tcPr>
          <w:p w14:paraId="57D5CF44" w14:textId="77777777" w:rsidR="00676759" w:rsidRPr="00AC5558" w:rsidRDefault="00437F4A" w:rsidP="00AC5558">
            <w:pPr>
              <w:spacing w:after="0" w:line="240" w:lineRule="auto"/>
              <w:contextualSpacing/>
              <w:rPr>
                <w:rFonts w:ascii="Arial Narrow" w:hAnsi="Arial Narrow"/>
                <w:sz w:val="20"/>
                <w:szCs w:val="20"/>
              </w:rPr>
            </w:pPr>
            <w:r w:rsidRPr="00AC5558">
              <w:rPr>
                <w:rFonts w:ascii="Arial Narrow" w:hAnsi="Arial Narrow"/>
                <w:sz w:val="20"/>
                <w:szCs w:val="20"/>
              </w:rPr>
              <w:t>Landline N</w:t>
            </w:r>
            <w:r w:rsidR="00676759" w:rsidRPr="00AC5558">
              <w:rPr>
                <w:rFonts w:ascii="Arial Narrow" w:hAnsi="Arial Narrow"/>
                <w:sz w:val="20"/>
                <w:szCs w:val="20"/>
              </w:rPr>
              <w:t>umber with Area Code</w:t>
            </w:r>
          </w:p>
        </w:tc>
        <w:tc>
          <w:tcPr>
            <w:tcW w:w="1667" w:type="pct"/>
            <w:gridSpan w:val="2"/>
          </w:tcPr>
          <w:p w14:paraId="407D3A52" w14:textId="77777777" w:rsidR="00437F4A" w:rsidRPr="00AC5558" w:rsidRDefault="00437F4A" w:rsidP="00AC5558">
            <w:pPr>
              <w:spacing w:after="0" w:line="240" w:lineRule="auto"/>
              <w:contextualSpacing/>
              <w:rPr>
                <w:rFonts w:ascii="Arial Narrow" w:hAnsi="Arial Narrow"/>
                <w:sz w:val="20"/>
                <w:szCs w:val="20"/>
              </w:rPr>
            </w:pPr>
            <w:r w:rsidRPr="00AC5558">
              <w:rPr>
                <w:rFonts w:ascii="Arial Narrow" w:hAnsi="Arial Narrow"/>
                <w:sz w:val="20"/>
                <w:szCs w:val="20"/>
              </w:rPr>
              <w:t>Mobile No.</w:t>
            </w:r>
          </w:p>
        </w:tc>
        <w:tc>
          <w:tcPr>
            <w:tcW w:w="1666" w:type="pct"/>
            <w:gridSpan w:val="2"/>
          </w:tcPr>
          <w:p w14:paraId="1F3334BB" w14:textId="77777777" w:rsidR="00437F4A" w:rsidRPr="00AC5558" w:rsidRDefault="00437F4A" w:rsidP="00AC5558">
            <w:pPr>
              <w:spacing w:after="0" w:line="240" w:lineRule="auto"/>
              <w:contextualSpacing/>
              <w:rPr>
                <w:rFonts w:ascii="Arial Narrow" w:hAnsi="Arial Narrow"/>
                <w:sz w:val="20"/>
                <w:szCs w:val="20"/>
              </w:rPr>
            </w:pPr>
            <w:r w:rsidRPr="00AC5558">
              <w:rPr>
                <w:rFonts w:ascii="Arial Narrow" w:hAnsi="Arial Narrow"/>
                <w:sz w:val="20"/>
                <w:szCs w:val="20"/>
              </w:rPr>
              <w:t>Email Address</w:t>
            </w:r>
          </w:p>
          <w:p w14:paraId="0A7AB4B7" w14:textId="77777777" w:rsidR="00437F4A" w:rsidRPr="00AC5558" w:rsidRDefault="00437F4A" w:rsidP="00AC5558">
            <w:pPr>
              <w:spacing w:after="0" w:line="240" w:lineRule="auto"/>
              <w:contextualSpacing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0C324D51" w14:textId="77777777" w:rsidR="004A3504" w:rsidRPr="006D1611" w:rsidRDefault="004A3504" w:rsidP="004A3504">
      <w:pPr>
        <w:spacing w:line="240" w:lineRule="auto"/>
        <w:contextualSpacing/>
        <w:rPr>
          <w:rFonts w:ascii="Arial Narrow" w:hAnsi="Arial Narrow"/>
          <w:sz w:val="10"/>
          <w:szCs w:val="10"/>
        </w:rPr>
      </w:pPr>
    </w:p>
    <w:p w14:paraId="59D9F569" w14:textId="77777777" w:rsidR="00676759" w:rsidRPr="006D1611" w:rsidRDefault="00676759" w:rsidP="004A3504">
      <w:pPr>
        <w:spacing w:line="240" w:lineRule="auto"/>
        <w:contextualSpacing/>
        <w:rPr>
          <w:rFonts w:ascii="Arial Narrow" w:hAnsi="Arial Narrow"/>
          <w:sz w:val="10"/>
          <w:szCs w:val="10"/>
        </w:rPr>
      </w:pPr>
    </w:p>
    <w:p w14:paraId="19A89EB4" w14:textId="77777777" w:rsidR="00CB0A5A" w:rsidRPr="00206616" w:rsidRDefault="00CB0A5A" w:rsidP="004A3504">
      <w:pPr>
        <w:spacing w:line="240" w:lineRule="auto"/>
        <w:contextualSpacing/>
        <w:rPr>
          <w:rFonts w:ascii="Arial Narrow" w:hAnsi="Arial Narrow"/>
          <w:b/>
          <w:sz w:val="20"/>
          <w:szCs w:val="20"/>
        </w:rPr>
      </w:pPr>
      <w:r w:rsidRPr="00206616">
        <w:rPr>
          <w:rFonts w:ascii="Arial Narrow" w:hAnsi="Arial Narrow"/>
          <w:b/>
          <w:sz w:val="20"/>
          <w:szCs w:val="20"/>
        </w:rPr>
        <w:t xml:space="preserve">FAMILY </w:t>
      </w:r>
      <w:r w:rsidR="00206616">
        <w:rPr>
          <w:rFonts w:ascii="Arial Narrow" w:hAnsi="Arial Narrow"/>
          <w:b/>
          <w:sz w:val="20"/>
          <w:szCs w:val="20"/>
        </w:rPr>
        <w:t>INFORMATION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1"/>
        <w:gridCol w:w="542"/>
        <w:gridCol w:w="1264"/>
        <w:gridCol w:w="2620"/>
        <w:gridCol w:w="2539"/>
      </w:tblGrid>
      <w:tr w:rsidR="00FB4EDE" w:rsidRPr="00AC5558" w14:paraId="1F72CE2A" w14:textId="77777777" w:rsidTr="00FB4EDE">
        <w:tc>
          <w:tcPr>
            <w:tcW w:w="1544" w:type="pct"/>
          </w:tcPr>
          <w:p w14:paraId="74DD25E5" w14:textId="77777777" w:rsidR="00FB4EDE" w:rsidRPr="00AC5558" w:rsidRDefault="00FB4EDE" w:rsidP="00AC5558">
            <w:pPr>
              <w:spacing w:after="0" w:line="240" w:lineRule="auto"/>
              <w:contextualSpacing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C5558">
              <w:rPr>
                <w:rFonts w:ascii="Arial Narrow" w:hAnsi="Arial Narrow"/>
                <w:sz w:val="20"/>
                <w:szCs w:val="20"/>
              </w:rPr>
              <w:t>Name</w:t>
            </w:r>
          </w:p>
        </w:tc>
        <w:tc>
          <w:tcPr>
            <w:tcW w:w="269" w:type="pct"/>
          </w:tcPr>
          <w:p w14:paraId="21D55369" w14:textId="77777777" w:rsidR="00FB4EDE" w:rsidRPr="00AC5558" w:rsidRDefault="00FB4EDE" w:rsidP="00AC5558">
            <w:pPr>
              <w:spacing w:after="0" w:line="240" w:lineRule="auto"/>
              <w:contextualSpacing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C5558">
              <w:rPr>
                <w:rFonts w:ascii="Arial Narrow" w:hAnsi="Arial Narrow"/>
                <w:sz w:val="20"/>
                <w:szCs w:val="20"/>
              </w:rPr>
              <w:t>Age</w:t>
            </w:r>
          </w:p>
        </w:tc>
        <w:tc>
          <w:tcPr>
            <w:tcW w:w="627" w:type="pct"/>
          </w:tcPr>
          <w:p w14:paraId="0FED9D71" w14:textId="77777777" w:rsidR="00FB4EDE" w:rsidRPr="00AC5558" w:rsidRDefault="00FB4EDE" w:rsidP="00AC5558">
            <w:pPr>
              <w:spacing w:after="0" w:line="240" w:lineRule="auto"/>
              <w:contextualSpacing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C5558">
              <w:rPr>
                <w:rFonts w:ascii="Arial Narrow" w:hAnsi="Arial Narrow"/>
                <w:sz w:val="20"/>
                <w:szCs w:val="20"/>
              </w:rPr>
              <w:t>Occupation/</w:t>
            </w:r>
          </w:p>
          <w:p w14:paraId="29BDB7AB" w14:textId="77777777" w:rsidR="00FB4EDE" w:rsidRPr="00AC5558" w:rsidRDefault="00FB4EDE" w:rsidP="00AC5558">
            <w:pPr>
              <w:spacing w:after="0" w:line="240" w:lineRule="auto"/>
              <w:contextualSpacing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C5558">
              <w:rPr>
                <w:rFonts w:ascii="Arial Narrow" w:hAnsi="Arial Narrow"/>
                <w:sz w:val="20"/>
                <w:szCs w:val="20"/>
              </w:rPr>
              <w:t>Business</w:t>
            </w:r>
          </w:p>
        </w:tc>
        <w:tc>
          <w:tcPr>
            <w:tcW w:w="1300" w:type="pct"/>
          </w:tcPr>
          <w:p w14:paraId="6E3BD6C3" w14:textId="77777777" w:rsidR="00FB4EDE" w:rsidRPr="00AC5558" w:rsidRDefault="00FB4EDE" w:rsidP="00AC5558">
            <w:pPr>
              <w:spacing w:after="0" w:line="240" w:lineRule="auto"/>
              <w:contextualSpacing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C5558">
              <w:rPr>
                <w:rFonts w:ascii="Arial Narrow" w:hAnsi="Arial Narrow"/>
                <w:sz w:val="20"/>
                <w:szCs w:val="20"/>
              </w:rPr>
              <w:t>Name &amp; Address of Employment/Business</w:t>
            </w:r>
          </w:p>
        </w:tc>
        <w:tc>
          <w:tcPr>
            <w:tcW w:w="1260" w:type="pct"/>
          </w:tcPr>
          <w:p w14:paraId="08AAE729" w14:textId="21B6F1E7" w:rsidR="00FB4EDE" w:rsidRPr="005D18D4" w:rsidRDefault="00FB4EDE" w:rsidP="00AC5558">
            <w:pPr>
              <w:spacing w:after="0" w:line="240" w:lineRule="auto"/>
              <w:contextualSpacing/>
              <w:jc w:val="center"/>
              <w:rPr>
                <w:rFonts w:ascii="Arial Narrow" w:hAnsi="Arial Narrow"/>
                <w:color w:val="FF0000"/>
                <w:sz w:val="20"/>
                <w:szCs w:val="20"/>
                <w:rPrChange w:id="4" w:author="Jo Albano" w:date="2019-02-20T11:07:00Z">
                  <w:rPr>
                    <w:rFonts w:ascii="Arial Narrow" w:hAnsi="Arial Narrow"/>
                    <w:sz w:val="20"/>
                    <w:szCs w:val="20"/>
                  </w:rPr>
                </w:rPrChange>
              </w:rPr>
            </w:pPr>
            <w:ins w:id="5" w:author="Jo Albano" w:date="2019-02-20T11:07:00Z">
              <w:r w:rsidRPr="00FB4EDE">
                <w:rPr>
                  <w:rFonts w:ascii="Arial Narrow" w:hAnsi="Arial Narrow"/>
                  <w:sz w:val="20"/>
                  <w:szCs w:val="20"/>
                </w:rPr>
                <w:t>Contact Number</w:t>
              </w:r>
            </w:ins>
          </w:p>
        </w:tc>
      </w:tr>
      <w:tr w:rsidR="00FB4EDE" w:rsidRPr="00AC5558" w14:paraId="663C3404" w14:textId="77777777" w:rsidTr="00FB4EDE">
        <w:tc>
          <w:tcPr>
            <w:tcW w:w="1544" w:type="pct"/>
          </w:tcPr>
          <w:p w14:paraId="65995E7B" w14:textId="47CA8E4B" w:rsidR="00FB4EDE" w:rsidRPr="00FB4EDE" w:rsidRDefault="00FB4EDE" w:rsidP="00AC5558">
            <w:pPr>
              <w:spacing w:after="0" w:line="240" w:lineRule="auto"/>
              <w:contextualSpacing/>
              <w:rPr>
                <w:ins w:id="6" w:author="Jo Albano" w:date="2019-02-20T11:09:00Z"/>
                <w:rFonts w:ascii="Arial Narrow" w:hAnsi="Arial Narrow"/>
              </w:rPr>
            </w:pPr>
            <w:ins w:id="7" w:author="Jo Albano" w:date="2019-02-20T11:09:00Z">
              <w:r w:rsidRPr="00FB4EDE">
                <w:rPr>
                  <w:rFonts w:ascii="Arial Narrow" w:hAnsi="Arial Narrow"/>
                </w:rPr>
                <w:t>Mother:</w:t>
              </w:r>
            </w:ins>
          </w:p>
          <w:p w14:paraId="125BD290" w14:textId="77777777" w:rsidR="00FB4EDE" w:rsidRPr="00FB4EDE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  <w:tc>
          <w:tcPr>
            <w:tcW w:w="269" w:type="pct"/>
          </w:tcPr>
          <w:p w14:paraId="724761A7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  <w:tc>
          <w:tcPr>
            <w:tcW w:w="627" w:type="pct"/>
          </w:tcPr>
          <w:p w14:paraId="377A2D65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  <w:tc>
          <w:tcPr>
            <w:tcW w:w="1300" w:type="pct"/>
          </w:tcPr>
          <w:p w14:paraId="652C3A8E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  <w:tc>
          <w:tcPr>
            <w:tcW w:w="1260" w:type="pct"/>
          </w:tcPr>
          <w:p w14:paraId="6CCF42A2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</w:tr>
      <w:tr w:rsidR="00FB4EDE" w:rsidRPr="00AC5558" w14:paraId="13AE5D4B" w14:textId="77777777" w:rsidTr="00FB4EDE">
        <w:tc>
          <w:tcPr>
            <w:tcW w:w="1544" w:type="pct"/>
          </w:tcPr>
          <w:p w14:paraId="40C1A585" w14:textId="5FF7A3B9" w:rsidR="00FB4EDE" w:rsidRPr="00FB4EDE" w:rsidRDefault="00FB4EDE" w:rsidP="00AC5558">
            <w:pPr>
              <w:spacing w:after="0" w:line="240" w:lineRule="auto"/>
              <w:contextualSpacing/>
              <w:rPr>
                <w:ins w:id="8" w:author="Jo Albano" w:date="2019-02-20T11:09:00Z"/>
                <w:rFonts w:ascii="Arial Narrow" w:hAnsi="Arial Narrow"/>
              </w:rPr>
            </w:pPr>
            <w:ins w:id="9" w:author="Jo Albano" w:date="2019-02-20T11:09:00Z">
              <w:r w:rsidRPr="00FB4EDE">
                <w:rPr>
                  <w:rFonts w:ascii="Arial Narrow" w:hAnsi="Arial Narrow"/>
                </w:rPr>
                <w:t>Father:</w:t>
              </w:r>
            </w:ins>
          </w:p>
          <w:p w14:paraId="2EA45E56" w14:textId="77777777" w:rsidR="00FB4EDE" w:rsidRPr="00FB4EDE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  <w:tc>
          <w:tcPr>
            <w:tcW w:w="269" w:type="pct"/>
          </w:tcPr>
          <w:p w14:paraId="5F1F577B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  <w:tc>
          <w:tcPr>
            <w:tcW w:w="627" w:type="pct"/>
          </w:tcPr>
          <w:p w14:paraId="506BFB33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  <w:tc>
          <w:tcPr>
            <w:tcW w:w="1300" w:type="pct"/>
          </w:tcPr>
          <w:p w14:paraId="5990B47C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  <w:tc>
          <w:tcPr>
            <w:tcW w:w="1260" w:type="pct"/>
          </w:tcPr>
          <w:p w14:paraId="1F68D489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</w:tr>
      <w:tr w:rsidR="00FB4EDE" w:rsidRPr="00AC5558" w14:paraId="06CDACE4" w14:textId="77777777" w:rsidTr="00FB4EDE">
        <w:trPr>
          <w:trHeight w:val="1925"/>
        </w:trPr>
        <w:tc>
          <w:tcPr>
            <w:tcW w:w="1544" w:type="pct"/>
          </w:tcPr>
          <w:p w14:paraId="3A50EA31" w14:textId="4D35288D" w:rsidR="00FB4EDE" w:rsidRPr="00FB4EDE" w:rsidRDefault="00FB4EDE" w:rsidP="00AC5558">
            <w:pPr>
              <w:spacing w:after="0" w:line="240" w:lineRule="auto"/>
              <w:contextualSpacing/>
              <w:rPr>
                <w:ins w:id="10" w:author="Jo Albano" w:date="2019-02-20T11:09:00Z"/>
                <w:rFonts w:ascii="Arial Narrow" w:hAnsi="Arial Narrow"/>
              </w:rPr>
            </w:pPr>
            <w:ins w:id="11" w:author="Jo Albano" w:date="2019-02-20T11:09:00Z">
              <w:r w:rsidRPr="00FB4EDE">
                <w:rPr>
                  <w:rFonts w:ascii="Arial Narrow" w:hAnsi="Arial Narrow"/>
                </w:rPr>
                <w:t>Siblings:</w:t>
              </w:r>
            </w:ins>
          </w:p>
          <w:p w14:paraId="760DCCE7" w14:textId="77777777" w:rsidR="00FB4EDE" w:rsidRPr="00FB4EDE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  <w:p w14:paraId="233DD1B3" w14:textId="2AFAE41C" w:rsidR="00FB4EDE" w:rsidRPr="00FB4EDE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  <w:tc>
          <w:tcPr>
            <w:tcW w:w="269" w:type="pct"/>
          </w:tcPr>
          <w:p w14:paraId="19745125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  <w:tc>
          <w:tcPr>
            <w:tcW w:w="627" w:type="pct"/>
          </w:tcPr>
          <w:p w14:paraId="1E59A51A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  <w:tc>
          <w:tcPr>
            <w:tcW w:w="1300" w:type="pct"/>
          </w:tcPr>
          <w:p w14:paraId="701F93CF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  <w:tc>
          <w:tcPr>
            <w:tcW w:w="1260" w:type="pct"/>
          </w:tcPr>
          <w:p w14:paraId="06766357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</w:tr>
      <w:tr w:rsidR="00FB4EDE" w:rsidRPr="00AC5558" w:rsidDel="009711E7" w14:paraId="25075541" w14:textId="375CFA28" w:rsidTr="00FB4EDE">
        <w:trPr>
          <w:del w:id="12" w:author="Kenneth Balili" w:date="2019-12-17T10:49:00Z"/>
        </w:trPr>
        <w:tc>
          <w:tcPr>
            <w:tcW w:w="1544" w:type="pct"/>
          </w:tcPr>
          <w:p w14:paraId="1B6E67B8" w14:textId="2CA6A65B" w:rsidR="00FB4EDE" w:rsidRPr="00FB4EDE" w:rsidDel="009711E7" w:rsidRDefault="00FB4EDE" w:rsidP="00AC5558">
            <w:pPr>
              <w:spacing w:after="0" w:line="240" w:lineRule="auto"/>
              <w:contextualSpacing/>
              <w:rPr>
                <w:del w:id="13" w:author="Kenneth Balili" w:date="2019-12-17T10:49:00Z"/>
                <w:rFonts w:ascii="Arial Narrow" w:hAnsi="Arial Narrow"/>
              </w:rPr>
            </w:pPr>
          </w:p>
        </w:tc>
        <w:tc>
          <w:tcPr>
            <w:tcW w:w="269" w:type="pct"/>
          </w:tcPr>
          <w:p w14:paraId="5993148B" w14:textId="51E7BEE2" w:rsidR="00FB4EDE" w:rsidRPr="00AC5558" w:rsidDel="009711E7" w:rsidRDefault="00FB4EDE" w:rsidP="00AC5558">
            <w:pPr>
              <w:spacing w:after="0" w:line="240" w:lineRule="auto"/>
              <w:contextualSpacing/>
              <w:rPr>
                <w:del w:id="14" w:author="Kenneth Balili" w:date="2019-12-17T10:49:00Z"/>
                <w:rFonts w:ascii="Arial Narrow" w:hAnsi="Arial Narrow"/>
              </w:rPr>
            </w:pPr>
          </w:p>
        </w:tc>
        <w:tc>
          <w:tcPr>
            <w:tcW w:w="627" w:type="pct"/>
          </w:tcPr>
          <w:p w14:paraId="7A88036A" w14:textId="4292CA14" w:rsidR="00FB4EDE" w:rsidRPr="00AC5558" w:rsidDel="009711E7" w:rsidRDefault="00FB4EDE" w:rsidP="00AC5558">
            <w:pPr>
              <w:spacing w:after="0" w:line="240" w:lineRule="auto"/>
              <w:contextualSpacing/>
              <w:rPr>
                <w:del w:id="15" w:author="Kenneth Balili" w:date="2019-12-17T10:49:00Z"/>
                <w:rFonts w:ascii="Arial Narrow" w:hAnsi="Arial Narrow"/>
              </w:rPr>
            </w:pPr>
          </w:p>
        </w:tc>
        <w:tc>
          <w:tcPr>
            <w:tcW w:w="1300" w:type="pct"/>
          </w:tcPr>
          <w:p w14:paraId="4EF8016D" w14:textId="145F4346" w:rsidR="00FB4EDE" w:rsidRPr="00AC5558" w:rsidDel="009711E7" w:rsidRDefault="00FB4EDE" w:rsidP="00AC5558">
            <w:pPr>
              <w:spacing w:after="0" w:line="240" w:lineRule="auto"/>
              <w:contextualSpacing/>
              <w:rPr>
                <w:del w:id="16" w:author="Kenneth Balili" w:date="2019-12-17T10:49:00Z"/>
                <w:rFonts w:ascii="Arial Narrow" w:hAnsi="Arial Narrow"/>
              </w:rPr>
            </w:pPr>
          </w:p>
        </w:tc>
        <w:tc>
          <w:tcPr>
            <w:tcW w:w="1260" w:type="pct"/>
          </w:tcPr>
          <w:p w14:paraId="1B5B9F9F" w14:textId="25A49E63" w:rsidR="00FB4EDE" w:rsidRPr="00AC5558" w:rsidDel="009711E7" w:rsidRDefault="00FB4EDE" w:rsidP="00AC5558">
            <w:pPr>
              <w:spacing w:after="0" w:line="240" w:lineRule="auto"/>
              <w:contextualSpacing/>
              <w:rPr>
                <w:del w:id="17" w:author="Kenneth Balili" w:date="2019-12-17T10:49:00Z"/>
                <w:rFonts w:ascii="Arial Narrow" w:hAnsi="Arial Narrow"/>
              </w:rPr>
            </w:pPr>
          </w:p>
        </w:tc>
      </w:tr>
      <w:tr w:rsidR="00FB4EDE" w:rsidRPr="00AC5558" w:rsidDel="009711E7" w14:paraId="20F2631C" w14:textId="35F934AA" w:rsidTr="00FB4EDE">
        <w:trPr>
          <w:del w:id="18" w:author="Kenneth Balili" w:date="2019-12-17T10:49:00Z"/>
        </w:trPr>
        <w:tc>
          <w:tcPr>
            <w:tcW w:w="1544" w:type="pct"/>
          </w:tcPr>
          <w:p w14:paraId="255E64D3" w14:textId="7DDE5961" w:rsidR="00FB4EDE" w:rsidRPr="00FB4EDE" w:rsidDel="009711E7" w:rsidRDefault="00FB4EDE" w:rsidP="00AC5558">
            <w:pPr>
              <w:spacing w:after="0" w:line="240" w:lineRule="auto"/>
              <w:contextualSpacing/>
              <w:rPr>
                <w:del w:id="19" w:author="Kenneth Balili" w:date="2019-12-17T10:49:00Z"/>
                <w:rFonts w:ascii="Arial Narrow" w:hAnsi="Arial Narrow"/>
              </w:rPr>
            </w:pPr>
          </w:p>
        </w:tc>
        <w:tc>
          <w:tcPr>
            <w:tcW w:w="269" w:type="pct"/>
          </w:tcPr>
          <w:p w14:paraId="326A6499" w14:textId="6AA99ECC" w:rsidR="00FB4EDE" w:rsidRPr="00AC5558" w:rsidDel="009711E7" w:rsidRDefault="00FB4EDE" w:rsidP="00AC5558">
            <w:pPr>
              <w:spacing w:after="0" w:line="240" w:lineRule="auto"/>
              <w:contextualSpacing/>
              <w:rPr>
                <w:del w:id="20" w:author="Kenneth Balili" w:date="2019-12-17T10:49:00Z"/>
                <w:rFonts w:ascii="Arial Narrow" w:hAnsi="Arial Narrow"/>
              </w:rPr>
            </w:pPr>
          </w:p>
        </w:tc>
        <w:tc>
          <w:tcPr>
            <w:tcW w:w="627" w:type="pct"/>
          </w:tcPr>
          <w:p w14:paraId="36A220BE" w14:textId="083DDA92" w:rsidR="00FB4EDE" w:rsidRPr="00AC5558" w:rsidDel="009711E7" w:rsidRDefault="00FB4EDE" w:rsidP="00AC5558">
            <w:pPr>
              <w:spacing w:after="0" w:line="240" w:lineRule="auto"/>
              <w:contextualSpacing/>
              <w:rPr>
                <w:del w:id="21" w:author="Kenneth Balili" w:date="2019-12-17T10:49:00Z"/>
                <w:rFonts w:ascii="Arial Narrow" w:hAnsi="Arial Narrow"/>
              </w:rPr>
            </w:pPr>
          </w:p>
        </w:tc>
        <w:tc>
          <w:tcPr>
            <w:tcW w:w="1300" w:type="pct"/>
          </w:tcPr>
          <w:p w14:paraId="04CEE6BA" w14:textId="47F6BA14" w:rsidR="00FB4EDE" w:rsidRPr="00AC5558" w:rsidDel="009711E7" w:rsidRDefault="00FB4EDE" w:rsidP="00AC5558">
            <w:pPr>
              <w:spacing w:after="0" w:line="240" w:lineRule="auto"/>
              <w:contextualSpacing/>
              <w:rPr>
                <w:del w:id="22" w:author="Kenneth Balili" w:date="2019-12-17T10:49:00Z"/>
                <w:rFonts w:ascii="Arial Narrow" w:hAnsi="Arial Narrow"/>
              </w:rPr>
            </w:pPr>
          </w:p>
        </w:tc>
        <w:tc>
          <w:tcPr>
            <w:tcW w:w="1260" w:type="pct"/>
          </w:tcPr>
          <w:p w14:paraId="10762EE9" w14:textId="5F4D5D17" w:rsidR="00FB4EDE" w:rsidRPr="00AC5558" w:rsidDel="009711E7" w:rsidRDefault="00FB4EDE" w:rsidP="00AC5558">
            <w:pPr>
              <w:spacing w:after="0" w:line="240" w:lineRule="auto"/>
              <w:contextualSpacing/>
              <w:rPr>
                <w:del w:id="23" w:author="Kenneth Balili" w:date="2019-12-17T10:49:00Z"/>
                <w:rFonts w:ascii="Arial Narrow" w:hAnsi="Arial Narrow"/>
              </w:rPr>
            </w:pPr>
          </w:p>
        </w:tc>
      </w:tr>
      <w:tr w:rsidR="00FB4EDE" w:rsidRPr="00AC5558" w:rsidDel="009711E7" w14:paraId="0EFCF192" w14:textId="65A10C35" w:rsidTr="00FB4EDE">
        <w:trPr>
          <w:del w:id="24" w:author="Kenneth Balili" w:date="2019-12-17T10:49:00Z"/>
        </w:trPr>
        <w:tc>
          <w:tcPr>
            <w:tcW w:w="1544" w:type="pct"/>
          </w:tcPr>
          <w:p w14:paraId="6D1870D4" w14:textId="34663A85" w:rsidR="00FB4EDE" w:rsidRPr="00FB4EDE" w:rsidDel="009711E7" w:rsidRDefault="00FB4EDE" w:rsidP="00AC5558">
            <w:pPr>
              <w:spacing w:after="0" w:line="240" w:lineRule="auto"/>
              <w:contextualSpacing/>
              <w:rPr>
                <w:del w:id="25" w:author="Kenneth Balili" w:date="2019-12-17T10:49:00Z"/>
                <w:rFonts w:ascii="Arial Narrow" w:hAnsi="Arial Narrow"/>
              </w:rPr>
            </w:pPr>
          </w:p>
        </w:tc>
        <w:tc>
          <w:tcPr>
            <w:tcW w:w="269" w:type="pct"/>
          </w:tcPr>
          <w:p w14:paraId="60FB4829" w14:textId="36034ABD" w:rsidR="00FB4EDE" w:rsidRPr="00AC5558" w:rsidDel="009711E7" w:rsidRDefault="00FB4EDE" w:rsidP="00AC5558">
            <w:pPr>
              <w:spacing w:after="0" w:line="240" w:lineRule="auto"/>
              <w:contextualSpacing/>
              <w:rPr>
                <w:del w:id="26" w:author="Kenneth Balili" w:date="2019-12-17T10:49:00Z"/>
                <w:rFonts w:ascii="Arial Narrow" w:hAnsi="Arial Narrow"/>
              </w:rPr>
            </w:pPr>
          </w:p>
        </w:tc>
        <w:tc>
          <w:tcPr>
            <w:tcW w:w="627" w:type="pct"/>
          </w:tcPr>
          <w:p w14:paraId="230C3426" w14:textId="3757117F" w:rsidR="00FB4EDE" w:rsidRPr="00AC5558" w:rsidDel="009711E7" w:rsidRDefault="00FB4EDE" w:rsidP="00AC5558">
            <w:pPr>
              <w:spacing w:after="0" w:line="240" w:lineRule="auto"/>
              <w:contextualSpacing/>
              <w:rPr>
                <w:del w:id="27" w:author="Kenneth Balili" w:date="2019-12-17T10:49:00Z"/>
                <w:rFonts w:ascii="Arial Narrow" w:hAnsi="Arial Narrow"/>
              </w:rPr>
            </w:pPr>
          </w:p>
        </w:tc>
        <w:tc>
          <w:tcPr>
            <w:tcW w:w="1300" w:type="pct"/>
          </w:tcPr>
          <w:p w14:paraId="263954D2" w14:textId="22471100" w:rsidR="00FB4EDE" w:rsidRPr="00AC5558" w:rsidDel="009711E7" w:rsidRDefault="00FB4EDE" w:rsidP="00AC5558">
            <w:pPr>
              <w:spacing w:after="0" w:line="240" w:lineRule="auto"/>
              <w:contextualSpacing/>
              <w:rPr>
                <w:del w:id="28" w:author="Kenneth Balili" w:date="2019-12-17T10:49:00Z"/>
                <w:rFonts w:ascii="Arial Narrow" w:hAnsi="Arial Narrow"/>
              </w:rPr>
            </w:pPr>
          </w:p>
        </w:tc>
        <w:tc>
          <w:tcPr>
            <w:tcW w:w="1260" w:type="pct"/>
          </w:tcPr>
          <w:p w14:paraId="0077CCEB" w14:textId="1B63FB01" w:rsidR="00FB4EDE" w:rsidRPr="00AC5558" w:rsidDel="009711E7" w:rsidRDefault="00FB4EDE" w:rsidP="00AC5558">
            <w:pPr>
              <w:spacing w:after="0" w:line="240" w:lineRule="auto"/>
              <w:contextualSpacing/>
              <w:rPr>
                <w:del w:id="29" w:author="Kenneth Balili" w:date="2019-12-17T10:49:00Z"/>
                <w:rFonts w:ascii="Arial Narrow" w:hAnsi="Arial Narrow"/>
              </w:rPr>
            </w:pPr>
          </w:p>
        </w:tc>
      </w:tr>
      <w:tr w:rsidR="00FB4EDE" w:rsidRPr="00AC5558" w:rsidDel="009711E7" w14:paraId="6468FA70" w14:textId="7B635451" w:rsidTr="00FB4EDE">
        <w:trPr>
          <w:del w:id="30" w:author="Kenneth Balili" w:date="2019-12-17T10:49:00Z"/>
        </w:trPr>
        <w:tc>
          <w:tcPr>
            <w:tcW w:w="1544" w:type="pct"/>
          </w:tcPr>
          <w:p w14:paraId="2B288E2D" w14:textId="6E5E4BF5" w:rsidR="00FB4EDE" w:rsidRPr="00FB4EDE" w:rsidDel="009711E7" w:rsidRDefault="00FB4EDE" w:rsidP="00AC5558">
            <w:pPr>
              <w:spacing w:after="0" w:line="240" w:lineRule="auto"/>
              <w:contextualSpacing/>
              <w:rPr>
                <w:del w:id="31" w:author="Kenneth Balili" w:date="2019-12-17T10:49:00Z"/>
                <w:rFonts w:ascii="Arial Narrow" w:hAnsi="Arial Narrow"/>
              </w:rPr>
            </w:pPr>
          </w:p>
        </w:tc>
        <w:tc>
          <w:tcPr>
            <w:tcW w:w="269" w:type="pct"/>
          </w:tcPr>
          <w:p w14:paraId="1FB1D623" w14:textId="12D97914" w:rsidR="00FB4EDE" w:rsidRPr="00AC5558" w:rsidDel="009711E7" w:rsidRDefault="00FB4EDE" w:rsidP="00AC5558">
            <w:pPr>
              <w:spacing w:after="0" w:line="240" w:lineRule="auto"/>
              <w:contextualSpacing/>
              <w:rPr>
                <w:del w:id="32" w:author="Kenneth Balili" w:date="2019-12-17T10:49:00Z"/>
                <w:rFonts w:ascii="Arial Narrow" w:hAnsi="Arial Narrow"/>
              </w:rPr>
            </w:pPr>
          </w:p>
        </w:tc>
        <w:tc>
          <w:tcPr>
            <w:tcW w:w="627" w:type="pct"/>
          </w:tcPr>
          <w:p w14:paraId="0470C40D" w14:textId="3C06A292" w:rsidR="00FB4EDE" w:rsidRPr="00AC5558" w:rsidDel="009711E7" w:rsidRDefault="00FB4EDE" w:rsidP="00AC5558">
            <w:pPr>
              <w:spacing w:after="0" w:line="240" w:lineRule="auto"/>
              <w:contextualSpacing/>
              <w:rPr>
                <w:del w:id="33" w:author="Kenneth Balili" w:date="2019-12-17T10:49:00Z"/>
                <w:rFonts w:ascii="Arial Narrow" w:hAnsi="Arial Narrow"/>
              </w:rPr>
            </w:pPr>
          </w:p>
        </w:tc>
        <w:tc>
          <w:tcPr>
            <w:tcW w:w="1300" w:type="pct"/>
          </w:tcPr>
          <w:p w14:paraId="751DD733" w14:textId="65979E9E" w:rsidR="00FB4EDE" w:rsidRPr="00AC5558" w:rsidDel="009711E7" w:rsidRDefault="00FB4EDE" w:rsidP="00AC5558">
            <w:pPr>
              <w:spacing w:after="0" w:line="240" w:lineRule="auto"/>
              <w:contextualSpacing/>
              <w:rPr>
                <w:del w:id="34" w:author="Kenneth Balili" w:date="2019-12-17T10:49:00Z"/>
                <w:rFonts w:ascii="Arial Narrow" w:hAnsi="Arial Narrow"/>
              </w:rPr>
            </w:pPr>
          </w:p>
        </w:tc>
        <w:tc>
          <w:tcPr>
            <w:tcW w:w="1260" w:type="pct"/>
          </w:tcPr>
          <w:p w14:paraId="14D5AD60" w14:textId="04ACFC9A" w:rsidR="00FB4EDE" w:rsidRPr="00AC5558" w:rsidDel="009711E7" w:rsidRDefault="00FB4EDE" w:rsidP="00AC5558">
            <w:pPr>
              <w:spacing w:after="0" w:line="240" w:lineRule="auto"/>
              <w:contextualSpacing/>
              <w:rPr>
                <w:del w:id="35" w:author="Kenneth Balili" w:date="2019-12-17T10:49:00Z"/>
                <w:rFonts w:ascii="Arial Narrow" w:hAnsi="Arial Narrow"/>
              </w:rPr>
            </w:pPr>
          </w:p>
        </w:tc>
      </w:tr>
      <w:tr w:rsidR="00FB4EDE" w:rsidRPr="00AC5558" w14:paraId="6D6243FD" w14:textId="77777777" w:rsidTr="00FB4EDE">
        <w:tc>
          <w:tcPr>
            <w:tcW w:w="1544" w:type="pct"/>
          </w:tcPr>
          <w:p w14:paraId="7268EFA1" w14:textId="5DB23DCA" w:rsidR="00FB4EDE" w:rsidRPr="00FB4EDE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  <w:ins w:id="36" w:author="eileen" w:date="2019-02-21T13:56:00Z">
              <w:r w:rsidRPr="00FB4EDE">
                <w:rPr>
                  <w:rFonts w:ascii="Arial Narrow" w:hAnsi="Arial Narrow"/>
                </w:rPr>
                <w:t xml:space="preserve">Legal </w:t>
              </w:r>
            </w:ins>
            <w:r w:rsidRPr="00FB4EDE">
              <w:rPr>
                <w:rFonts w:ascii="Arial Narrow" w:hAnsi="Arial Narrow"/>
              </w:rPr>
              <w:t>Guardian (if not living with parents)</w:t>
            </w:r>
          </w:p>
          <w:p w14:paraId="74788E68" w14:textId="6DD729BB" w:rsidR="00FB4EDE" w:rsidRPr="00FB4EDE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  <w:tc>
          <w:tcPr>
            <w:tcW w:w="269" w:type="pct"/>
          </w:tcPr>
          <w:p w14:paraId="14E8DA0F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  <w:tc>
          <w:tcPr>
            <w:tcW w:w="627" w:type="pct"/>
          </w:tcPr>
          <w:p w14:paraId="44023988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  <w:tc>
          <w:tcPr>
            <w:tcW w:w="1300" w:type="pct"/>
          </w:tcPr>
          <w:p w14:paraId="2465E635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  <w:tc>
          <w:tcPr>
            <w:tcW w:w="1260" w:type="pct"/>
          </w:tcPr>
          <w:p w14:paraId="743D43E3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</w:tr>
      <w:tr w:rsidR="00FB4EDE" w:rsidRPr="00AC5558" w14:paraId="0BDEAD24" w14:textId="77777777" w:rsidTr="00FB4EDE">
        <w:tc>
          <w:tcPr>
            <w:tcW w:w="1544" w:type="pct"/>
          </w:tcPr>
          <w:p w14:paraId="492268D0" w14:textId="6DBAB90E" w:rsidR="00FB4EDE" w:rsidRPr="00FB4EDE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  <w:r w:rsidRPr="00FB4EDE">
              <w:rPr>
                <w:rFonts w:ascii="Arial Narrow" w:hAnsi="Arial Narrow"/>
              </w:rPr>
              <w:t xml:space="preserve">(REQUIRED) Foster Parent </w:t>
            </w:r>
          </w:p>
          <w:p w14:paraId="6341DEE0" w14:textId="57E85BA9" w:rsidR="00FB4EDE" w:rsidRPr="00FB4EDE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  <w:sz w:val="16"/>
              </w:rPr>
            </w:pPr>
            <w:r w:rsidRPr="00FB4EDE">
              <w:rPr>
                <w:rFonts w:ascii="Arial Narrow" w:hAnsi="Arial Narrow"/>
                <w:sz w:val="16"/>
                <w:rPrChange w:id="37" w:author="Jo Albano" w:date="2019-02-20T13:54:00Z">
                  <w:rPr>
                    <w:rFonts w:ascii="Arial Narrow" w:hAnsi="Arial Narrow"/>
                    <w:color w:val="FF0000"/>
                  </w:rPr>
                </w:rPrChange>
              </w:rPr>
              <w:t>(</w:t>
            </w:r>
            <w:r w:rsidRPr="00FB4EDE">
              <w:rPr>
                <w:rFonts w:ascii="Arial Narrow" w:hAnsi="Arial Narrow"/>
                <w:i/>
                <w:sz w:val="16"/>
                <w:rPrChange w:id="38" w:author="Jo Albano" w:date="2019-02-20T13:54:00Z">
                  <w:rPr>
                    <w:rFonts w:ascii="Arial Narrow" w:hAnsi="Arial Narrow"/>
                    <w:color w:val="FF0000"/>
                  </w:rPr>
                </w:rPrChange>
              </w:rPr>
              <w:t xml:space="preserve">who will bring </w:t>
            </w:r>
            <w:r w:rsidRPr="00FB4EDE">
              <w:rPr>
                <w:rFonts w:ascii="Arial Narrow" w:hAnsi="Arial Narrow"/>
                <w:i/>
                <w:sz w:val="16"/>
                <w:rPrChange w:id="39" w:author="Jo Albano" w:date="2019-02-20T13:54:00Z">
                  <w:rPr>
                    <w:rFonts w:ascii="Arial Narrow" w:hAnsi="Arial Narrow"/>
                    <w:i/>
                    <w:color w:val="FF0000"/>
                    <w:sz w:val="20"/>
                  </w:rPr>
                </w:rPrChange>
              </w:rPr>
              <w:t>you</w:t>
            </w:r>
            <w:r w:rsidRPr="00FB4EDE">
              <w:rPr>
                <w:rFonts w:ascii="Arial Narrow" w:hAnsi="Arial Narrow"/>
                <w:i/>
                <w:sz w:val="16"/>
                <w:rPrChange w:id="40" w:author="Jo Albano" w:date="2019-02-20T13:54:00Z">
                  <w:rPr>
                    <w:rFonts w:ascii="Arial Narrow" w:hAnsi="Arial Narrow"/>
                    <w:color w:val="FF0000"/>
                  </w:rPr>
                </w:rPrChange>
              </w:rPr>
              <w:t xml:space="preserve"> to the hospital/home </w:t>
            </w:r>
            <w:r w:rsidRPr="00FB4EDE">
              <w:rPr>
                <w:rFonts w:ascii="Arial Narrow" w:hAnsi="Arial Narrow"/>
                <w:i/>
                <w:sz w:val="16"/>
                <w:rPrChange w:id="41" w:author="Jo Albano" w:date="2019-02-20T13:54:00Z">
                  <w:rPr>
                    <w:rFonts w:ascii="Arial Narrow" w:hAnsi="Arial Narrow"/>
                    <w:i/>
                    <w:color w:val="FF0000"/>
                    <w:sz w:val="20"/>
                  </w:rPr>
                </w:rPrChange>
              </w:rPr>
              <w:t xml:space="preserve">and who you will </w:t>
            </w:r>
            <w:r w:rsidRPr="00FB4EDE">
              <w:rPr>
                <w:rFonts w:ascii="Arial Narrow" w:hAnsi="Arial Narrow"/>
                <w:i/>
                <w:sz w:val="16"/>
                <w:rPrChange w:id="42" w:author="Jo Albano" w:date="2019-02-20T13:54:00Z">
                  <w:rPr>
                    <w:rFonts w:ascii="Arial Narrow" w:hAnsi="Arial Narrow"/>
                    <w:color w:val="FF0000"/>
                  </w:rPr>
                </w:rPrChange>
              </w:rPr>
              <w:t xml:space="preserve"> stay </w:t>
            </w:r>
            <w:r w:rsidRPr="00FB4EDE">
              <w:rPr>
                <w:rFonts w:ascii="Arial Narrow" w:hAnsi="Arial Narrow"/>
                <w:i/>
                <w:sz w:val="16"/>
                <w:rPrChange w:id="43" w:author="Jo Albano" w:date="2019-02-20T13:54:00Z">
                  <w:rPr>
                    <w:rFonts w:ascii="Arial Narrow" w:hAnsi="Arial Narrow"/>
                    <w:i/>
                    <w:color w:val="FF0000"/>
                    <w:sz w:val="20"/>
                  </w:rPr>
                </w:rPrChange>
              </w:rPr>
              <w:t xml:space="preserve">with </w:t>
            </w:r>
            <w:r w:rsidRPr="00FB4EDE">
              <w:rPr>
                <w:rFonts w:ascii="Arial Narrow" w:hAnsi="Arial Narrow"/>
                <w:i/>
                <w:sz w:val="16"/>
                <w:rPrChange w:id="44" w:author="Jo Albano" w:date="2019-02-20T13:54:00Z">
                  <w:rPr>
                    <w:rFonts w:ascii="Arial Narrow" w:hAnsi="Arial Narrow"/>
                    <w:color w:val="FF0000"/>
                  </w:rPr>
                </w:rPrChange>
              </w:rPr>
              <w:t xml:space="preserve">during </w:t>
            </w:r>
            <w:r w:rsidRPr="00FB4EDE">
              <w:rPr>
                <w:rFonts w:ascii="Arial Narrow" w:hAnsi="Arial Narrow"/>
                <w:i/>
                <w:sz w:val="16"/>
                <w:rPrChange w:id="45" w:author="Jo Albano" w:date="2019-02-20T13:54:00Z">
                  <w:rPr>
                    <w:rFonts w:ascii="Arial Narrow" w:hAnsi="Arial Narrow"/>
                    <w:i/>
                    <w:color w:val="FF0000"/>
                    <w:sz w:val="20"/>
                  </w:rPr>
                </w:rPrChange>
              </w:rPr>
              <w:t xml:space="preserve">emergency cases, </w:t>
            </w:r>
            <w:r w:rsidRPr="00FB4EDE">
              <w:rPr>
                <w:rFonts w:ascii="Arial Narrow" w:hAnsi="Arial Narrow"/>
                <w:i/>
                <w:sz w:val="16"/>
                <w:rPrChange w:id="46" w:author="Jo Albano" w:date="2019-02-20T13:54:00Z">
                  <w:rPr>
                    <w:rFonts w:ascii="Arial Narrow" w:hAnsi="Arial Narrow"/>
                    <w:color w:val="FF0000"/>
                  </w:rPr>
                </w:rPrChange>
              </w:rPr>
              <w:t>weekends and/or holidays if parent is not available</w:t>
            </w:r>
            <w:r w:rsidRPr="00FB4EDE">
              <w:rPr>
                <w:rFonts w:ascii="Arial Narrow" w:hAnsi="Arial Narrow"/>
                <w:sz w:val="16"/>
                <w:rPrChange w:id="47" w:author="Jo Albano" w:date="2019-02-20T13:54:00Z">
                  <w:rPr>
                    <w:rFonts w:ascii="Arial Narrow" w:hAnsi="Arial Narrow"/>
                    <w:color w:val="FF0000"/>
                  </w:rPr>
                </w:rPrChange>
              </w:rPr>
              <w:t>)</w:t>
            </w:r>
          </w:p>
        </w:tc>
        <w:tc>
          <w:tcPr>
            <w:tcW w:w="269" w:type="pct"/>
          </w:tcPr>
          <w:p w14:paraId="124007D5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  <w:tc>
          <w:tcPr>
            <w:tcW w:w="627" w:type="pct"/>
          </w:tcPr>
          <w:p w14:paraId="3D794488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  <w:tc>
          <w:tcPr>
            <w:tcW w:w="1300" w:type="pct"/>
          </w:tcPr>
          <w:p w14:paraId="7046DA30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  <w:tc>
          <w:tcPr>
            <w:tcW w:w="1260" w:type="pct"/>
          </w:tcPr>
          <w:p w14:paraId="692D59E6" w14:textId="77777777" w:rsidR="00FB4EDE" w:rsidRPr="00AC5558" w:rsidRDefault="00FB4EDE" w:rsidP="00AC5558">
            <w:pPr>
              <w:spacing w:after="0" w:line="240" w:lineRule="auto"/>
              <w:contextualSpacing/>
              <w:rPr>
                <w:rFonts w:ascii="Arial Narrow" w:hAnsi="Arial Narrow"/>
              </w:rPr>
            </w:pPr>
          </w:p>
        </w:tc>
      </w:tr>
    </w:tbl>
    <w:p w14:paraId="6F70DEFD" w14:textId="77777777" w:rsidR="005E0131" w:rsidRPr="001A607A" w:rsidRDefault="005E0131" w:rsidP="004A3504">
      <w:pPr>
        <w:spacing w:line="240" w:lineRule="auto"/>
        <w:contextualSpacing/>
        <w:rPr>
          <w:rFonts w:ascii="Arial Narrow" w:hAnsi="Arial Narrow"/>
          <w:sz w:val="16"/>
          <w:szCs w:val="16"/>
        </w:rPr>
      </w:pPr>
    </w:p>
    <w:p w14:paraId="13E73A11" w14:textId="60C5C722" w:rsidR="005E0131" w:rsidRDefault="005E0131" w:rsidP="004A3504">
      <w:pPr>
        <w:spacing w:line="240" w:lineRule="auto"/>
        <w:contextualSpacing/>
        <w:rPr>
          <w:rFonts w:ascii="Arial Narrow" w:hAnsi="Arial Narrow"/>
          <w:sz w:val="20"/>
          <w:szCs w:val="20"/>
        </w:rPr>
      </w:pPr>
    </w:p>
    <w:p w14:paraId="1E755731" w14:textId="77777777" w:rsidR="00FB4EDE" w:rsidRPr="001A607A" w:rsidDel="006B7C5A" w:rsidRDefault="00FB4EDE">
      <w:pPr>
        <w:tabs>
          <w:tab w:val="left" w:pos="1272"/>
        </w:tabs>
        <w:spacing w:line="240" w:lineRule="auto"/>
        <w:contextualSpacing/>
        <w:rPr>
          <w:del w:id="48" w:author="Jo Albano" w:date="2019-02-20T11:25:00Z"/>
          <w:rFonts w:ascii="Arial Narrow" w:hAnsi="Arial Narrow"/>
          <w:sz w:val="20"/>
          <w:szCs w:val="20"/>
        </w:rPr>
        <w:pPrChange w:id="49" w:author="Jo Albano" w:date="2019-02-20T11:13:00Z">
          <w:pPr>
            <w:spacing w:line="240" w:lineRule="auto"/>
            <w:contextualSpacing/>
          </w:pPr>
        </w:pPrChange>
      </w:pPr>
    </w:p>
    <w:p w14:paraId="28AB5806" w14:textId="48B8FA2D" w:rsidR="005E0131" w:rsidDel="006B7C5A" w:rsidRDefault="005E0131" w:rsidP="004A3504">
      <w:pPr>
        <w:spacing w:line="240" w:lineRule="auto"/>
        <w:contextualSpacing/>
        <w:rPr>
          <w:del w:id="50" w:author="Jo Albano" w:date="2019-02-20T11:25:00Z"/>
          <w:rFonts w:ascii="Arial Narrow" w:hAnsi="Arial Narrow"/>
        </w:rPr>
      </w:pPr>
    </w:p>
    <w:p w14:paraId="505C9A59" w14:textId="168E0E61" w:rsidR="00676759" w:rsidRPr="00676759" w:rsidRDefault="005C7796" w:rsidP="004A3504">
      <w:pPr>
        <w:spacing w:line="240" w:lineRule="auto"/>
        <w:contextualSpacing/>
        <w:rPr>
          <w:rFonts w:ascii="Arial Narrow" w:hAnsi="Arial Narrow"/>
        </w:rPr>
      </w:pPr>
      <w:r>
        <w:rPr>
          <w:rFonts w:ascii="Arial Narrow" w:hAnsi="Arial Narrow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1955344" wp14:editId="78921073">
                <wp:simplePos x="0" y="0"/>
                <wp:positionH relativeFrom="column">
                  <wp:posOffset>-46990</wp:posOffset>
                </wp:positionH>
                <wp:positionV relativeFrom="paragraph">
                  <wp:posOffset>123190</wp:posOffset>
                </wp:positionV>
                <wp:extent cx="3263900" cy="1400810"/>
                <wp:effectExtent l="0" t="2540" r="0" b="0"/>
                <wp:wrapNone/>
                <wp:docPr id="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900" cy="1400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4A2DE8" w14:textId="77777777" w:rsidR="006D1611" w:rsidRDefault="006D1611" w:rsidP="000B0F56">
                            <w:pPr>
                              <w:spacing w:line="240" w:lineRule="auto"/>
                              <w:ind w:firstLine="720"/>
                              <w:contextualSpacing/>
                              <w:jc w:val="both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2955E8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I hereby certify that I have read and understood all the instructions in this application form and that all information written herein </w:t>
                            </w:r>
                            <w:r w:rsidR="00215402" w:rsidRPr="002955E8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is</w:t>
                            </w:r>
                            <w:r w:rsidRPr="002955E8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 complete and accurate. I am aware that any false information furnished in this application will make me ineligible for admission or </w:t>
                            </w:r>
                            <w:r w:rsidR="00215402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will make me be </w:t>
                            </w:r>
                            <w:r w:rsidRPr="002955E8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subject</w:t>
                            </w:r>
                            <w:r w:rsidR="00215402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ed</w:t>
                            </w:r>
                            <w:r w:rsidRPr="002955E8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 to dismissal.</w:t>
                            </w:r>
                          </w:p>
                          <w:p w14:paraId="0AD0153F" w14:textId="77777777" w:rsidR="006D1611" w:rsidRDefault="006D1611" w:rsidP="006D1611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  <w:p w14:paraId="6BCBBE04" w14:textId="77777777" w:rsidR="000C77B0" w:rsidRDefault="000C77B0" w:rsidP="006D1611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  <w:p w14:paraId="02459F23" w14:textId="77777777" w:rsidR="006D1611" w:rsidRDefault="00D351B2" w:rsidP="006D1611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="006D1611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 --------------------------------------------------------------</w:t>
                            </w:r>
                          </w:p>
                          <w:p w14:paraId="43F6A29C" w14:textId="77777777" w:rsidR="006D1611" w:rsidRDefault="006D1611" w:rsidP="006D1611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                               Signature of Student</w:t>
                            </w:r>
                          </w:p>
                          <w:p w14:paraId="67C90A8C" w14:textId="77777777" w:rsidR="006D1611" w:rsidRDefault="006D1611" w:rsidP="006D1611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  <w:p w14:paraId="26A67F78" w14:textId="77777777" w:rsidR="006D1611" w:rsidRDefault="006D1611" w:rsidP="006D1611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  <w:p w14:paraId="5C74D391" w14:textId="77777777" w:rsidR="006D1611" w:rsidRDefault="006D1611" w:rsidP="006D1611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  <w:p w14:paraId="08E54BA1" w14:textId="77777777" w:rsidR="006D1611" w:rsidRDefault="006D1611" w:rsidP="006D1611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  <w:p w14:paraId="5F930CD1" w14:textId="77777777" w:rsidR="006D1611" w:rsidRPr="002955E8" w:rsidRDefault="006D1611" w:rsidP="006D1611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  <w:p w14:paraId="275FAA02" w14:textId="77777777" w:rsidR="006D1611" w:rsidRPr="002955E8" w:rsidRDefault="006D1611" w:rsidP="006D1611">
                            <w:pPr>
                              <w:spacing w:line="240" w:lineRule="auto"/>
                              <w:ind w:left="5760" w:firstLine="720"/>
                              <w:contextualSpacing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2955E8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ature over Printed Name </w:t>
                            </w:r>
                          </w:p>
                          <w:p w14:paraId="1C09E0C7" w14:textId="77777777" w:rsidR="006D1611" w:rsidRDefault="006D161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4195534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3.7pt;margin-top:9.7pt;width:257pt;height:110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" filled="f" stroked="f">
                <v:textbox>
                  <w:txbxContent>
                    <w:p w14:paraId="7A4A2DE8" w14:textId="77777777" w:rsidR="006D1611" w:rsidRDefault="006D1611" w:rsidP="000B0F56">
                      <w:pPr>
                        <w:spacing w:line="240" w:lineRule="auto"/>
                        <w:ind w:firstLine="720"/>
                        <w:contextualSpacing/>
                        <w:jc w:val="both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2955E8"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I hereby certify that I have read and understood all the instructions in this application form and that all information written herein </w:t>
                      </w:r>
                      <w:r w:rsidR="00215402" w:rsidRPr="002955E8">
                        <w:rPr>
                          <w:rFonts w:ascii="Arial Narrow" w:hAnsi="Arial Narrow"/>
                          <w:sz w:val="20"/>
                          <w:szCs w:val="20"/>
                        </w:rPr>
                        <w:t>is</w:t>
                      </w:r>
                      <w:r w:rsidRPr="002955E8"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 complete and accurate. I am aware that any false information furnished in this application will make me ineligible for admission or </w:t>
                      </w:r>
                      <w:r w:rsidR="00215402"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will make me be </w:t>
                      </w:r>
                      <w:r w:rsidRPr="002955E8">
                        <w:rPr>
                          <w:rFonts w:ascii="Arial Narrow" w:hAnsi="Arial Narrow"/>
                          <w:sz w:val="20"/>
                          <w:szCs w:val="20"/>
                        </w:rPr>
                        <w:t>subject</w:t>
                      </w:r>
                      <w:r w:rsidR="00215402">
                        <w:rPr>
                          <w:rFonts w:ascii="Arial Narrow" w:hAnsi="Arial Narrow"/>
                          <w:sz w:val="20"/>
                          <w:szCs w:val="20"/>
                        </w:rPr>
                        <w:t>ed</w:t>
                      </w:r>
                      <w:r w:rsidRPr="002955E8"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 to dismissal.</w:t>
                      </w:r>
                    </w:p>
                    <w:p w14:paraId="0AD0153F" w14:textId="77777777" w:rsidR="006D1611" w:rsidRDefault="006D1611" w:rsidP="006D1611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  <w:p w14:paraId="6BCBBE04" w14:textId="77777777" w:rsidR="000C77B0" w:rsidRDefault="000C77B0" w:rsidP="006D1611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  <w:p w14:paraId="02459F23" w14:textId="77777777" w:rsidR="006D1611" w:rsidRDefault="00D351B2" w:rsidP="006D1611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                 </w:t>
                      </w:r>
                      <w:r w:rsidR="006D1611"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 --------------------------------------------------------------</w:t>
                      </w:r>
                    </w:p>
                    <w:p w14:paraId="43F6A29C" w14:textId="77777777" w:rsidR="006D1611" w:rsidRDefault="006D1611" w:rsidP="006D1611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                               Signature of Student</w:t>
                      </w:r>
                    </w:p>
                    <w:p w14:paraId="67C90A8C" w14:textId="77777777" w:rsidR="006D1611" w:rsidRDefault="006D1611" w:rsidP="006D1611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  <w:p w14:paraId="26A67F78" w14:textId="77777777" w:rsidR="006D1611" w:rsidRDefault="006D1611" w:rsidP="006D1611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  <w:p w14:paraId="5C74D391" w14:textId="77777777" w:rsidR="006D1611" w:rsidRDefault="006D1611" w:rsidP="006D1611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  <w:p w14:paraId="08E54BA1" w14:textId="77777777" w:rsidR="006D1611" w:rsidRDefault="006D1611" w:rsidP="006D1611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  <w:p w14:paraId="5F930CD1" w14:textId="77777777" w:rsidR="006D1611" w:rsidRPr="002955E8" w:rsidRDefault="006D1611" w:rsidP="006D1611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  <w:p w14:paraId="275FAA02" w14:textId="77777777" w:rsidR="006D1611" w:rsidRPr="002955E8" w:rsidRDefault="006D1611" w:rsidP="006D1611">
                      <w:pPr>
                        <w:spacing w:line="240" w:lineRule="auto"/>
                        <w:ind w:left="5760" w:firstLine="720"/>
                        <w:contextualSpacing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2955E8"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ature over Printed Name </w:t>
                      </w:r>
                    </w:p>
                    <w:p w14:paraId="1C09E0C7" w14:textId="77777777" w:rsidR="006D1611" w:rsidRDefault="006D1611"/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8A83FA2" wp14:editId="40B6F4BB">
                <wp:simplePos x="0" y="0"/>
                <wp:positionH relativeFrom="column">
                  <wp:posOffset>3522980</wp:posOffset>
                </wp:positionH>
                <wp:positionV relativeFrom="paragraph">
                  <wp:posOffset>138430</wp:posOffset>
                </wp:positionV>
                <wp:extent cx="3097530" cy="1725930"/>
                <wp:effectExtent l="3175" t="0" r="4445" b="0"/>
                <wp:wrapNone/>
                <wp:docPr id="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7530" cy="172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E32F18" w14:textId="77777777" w:rsidR="00671199" w:rsidRDefault="006D1611" w:rsidP="000B0F56">
                            <w:pPr>
                              <w:spacing w:line="240" w:lineRule="auto"/>
                              <w:ind w:firstLine="720"/>
                              <w:contextualSpacing/>
                              <w:jc w:val="both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2955E8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I hereby attest to the veracity and completeness of all information which my son/daughter/dependent has written in this application form.</w:t>
                            </w:r>
                            <w:r w:rsidR="00671199" w:rsidRPr="00671199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71199" w:rsidRPr="002955E8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I am aware that any false information furnished in this application wil</w:t>
                            </w:r>
                            <w:r w:rsidR="00215402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l make him/her</w:t>
                            </w:r>
                            <w:r w:rsidR="00671199" w:rsidRPr="002955E8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 ineligible for admission or </w:t>
                            </w:r>
                            <w:r w:rsidR="00215402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will make him/her be </w:t>
                            </w:r>
                            <w:r w:rsidR="00671199" w:rsidRPr="002955E8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subject</w:t>
                            </w:r>
                            <w:r w:rsidR="00215402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ed</w:t>
                            </w:r>
                            <w:r w:rsidR="00671199" w:rsidRPr="002955E8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 to dismissal.</w:t>
                            </w:r>
                          </w:p>
                          <w:p w14:paraId="44927958" w14:textId="77777777" w:rsidR="00671199" w:rsidRDefault="00671199" w:rsidP="000B0F56">
                            <w:pPr>
                              <w:spacing w:line="240" w:lineRule="auto"/>
                              <w:contextualSpacing/>
                              <w:jc w:val="both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  <w:p w14:paraId="424605B4" w14:textId="77777777" w:rsidR="00671199" w:rsidRDefault="00671199" w:rsidP="006D1611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  <w:p w14:paraId="135590FA" w14:textId="77777777" w:rsidR="006D1611" w:rsidRDefault="00D351B2" w:rsidP="006D1611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="006D1611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--------------------------------------------------------------</w:t>
                            </w:r>
                          </w:p>
                          <w:p w14:paraId="54A77E57" w14:textId="77777777" w:rsidR="006D1611" w:rsidRDefault="006D1611" w:rsidP="006D1611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                Name and Signature of Parent/Guardian</w:t>
                            </w:r>
                          </w:p>
                          <w:p w14:paraId="38A6C04C" w14:textId="77777777" w:rsidR="006D1611" w:rsidRPr="006D1611" w:rsidRDefault="006D1611" w:rsidP="006D1611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8A83FA2" id="Text Box 12" o:spid="_x0000_s1027" type="#_x0000_t202" style="position:absolute;margin-left:277.4pt;margin-top:10.9pt;width:243.9pt;height:135.9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" filled="f" stroked="f">
                <v:textbox style="mso-fit-shape-to-text:t">
                  <w:txbxContent>
                    <w:p w14:paraId="36E32F18" w14:textId="77777777" w:rsidR="00671199" w:rsidRDefault="006D1611" w:rsidP="000B0F56">
                      <w:pPr>
                        <w:spacing w:line="240" w:lineRule="auto"/>
                        <w:ind w:firstLine="720"/>
                        <w:contextualSpacing/>
                        <w:jc w:val="both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2955E8">
                        <w:rPr>
                          <w:rFonts w:ascii="Arial Narrow" w:hAnsi="Arial Narrow"/>
                          <w:sz w:val="20"/>
                          <w:szCs w:val="20"/>
                        </w:rPr>
                        <w:t>I hereby attest to the veracity and completeness of all information which my son/daughter/dependent has written in this application form.</w:t>
                      </w:r>
                      <w:r w:rsidR="00671199" w:rsidRPr="00671199"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 </w:t>
                      </w:r>
                      <w:r w:rsidR="00671199" w:rsidRPr="002955E8">
                        <w:rPr>
                          <w:rFonts w:ascii="Arial Narrow" w:hAnsi="Arial Narrow"/>
                          <w:sz w:val="20"/>
                          <w:szCs w:val="20"/>
                        </w:rPr>
                        <w:t>I am aware that any false information furnished in this application wil</w:t>
                      </w:r>
                      <w:r w:rsidR="00215402">
                        <w:rPr>
                          <w:rFonts w:ascii="Arial Narrow" w:hAnsi="Arial Narrow"/>
                          <w:sz w:val="20"/>
                          <w:szCs w:val="20"/>
                        </w:rPr>
                        <w:t>l make him/her</w:t>
                      </w:r>
                      <w:r w:rsidR="00671199" w:rsidRPr="002955E8"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 ineligible for admission or </w:t>
                      </w:r>
                      <w:r w:rsidR="00215402"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will make him/her be </w:t>
                      </w:r>
                      <w:r w:rsidR="00671199" w:rsidRPr="002955E8">
                        <w:rPr>
                          <w:rFonts w:ascii="Arial Narrow" w:hAnsi="Arial Narrow"/>
                          <w:sz w:val="20"/>
                          <w:szCs w:val="20"/>
                        </w:rPr>
                        <w:t>subject</w:t>
                      </w:r>
                      <w:r w:rsidR="00215402">
                        <w:rPr>
                          <w:rFonts w:ascii="Arial Narrow" w:hAnsi="Arial Narrow"/>
                          <w:sz w:val="20"/>
                          <w:szCs w:val="20"/>
                        </w:rPr>
                        <w:t>ed</w:t>
                      </w:r>
                      <w:r w:rsidR="00671199" w:rsidRPr="002955E8"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 to dismissal.</w:t>
                      </w:r>
                    </w:p>
                    <w:p w14:paraId="44927958" w14:textId="77777777" w:rsidR="00671199" w:rsidRDefault="00671199" w:rsidP="000B0F56">
                      <w:pPr>
                        <w:spacing w:line="240" w:lineRule="auto"/>
                        <w:contextualSpacing/>
                        <w:jc w:val="both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  <w:p w14:paraId="424605B4" w14:textId="77777777" w:rsidR="00671199" w:rsidRDefault="00671199" w:rsidP="006D1611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  <w:p w14:paraId="135590FA" w14:textId="77777777" w:rsidR="006D1611" w:rsidRDefault="00D351B2" w:rsidP="006D1611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          </w:t>
                      </w:r>
                      <w:r w:rsidR="006D1611">
                        <w:rPr>
                          <w:rFonts w:ascii="Arial Narrow" w:hAnsi="Arial Narrow"/>
                          <w:sz w:val="20"/>
                          <w:szCs w:val="20"/>
                        </w:rPr>
                        <w:t>--------------------------------------------------------------</w:t>
                      </w:r>
                    </w:p>
                    <w:p w14:paraId="54A77E57" w14:textId="77777777" w:rsidR="006D1611" w:rsidRDefault="006D1611" w:rsidP="006D1611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                Name and Signature of Parent/Guardian</w:t>
                      </w:r>
                    </w:p>
                    <w:p w14:paraId="38A6C04C" w14:textId="77777777" w:rsidR="006D1611" w:rsidRPr="006D1611" w:rsidRDefault="006D1611" w:rsidP="006D1611"/>
                  </w:txbxContent>
                </v:textbox>
              </v:shape>
            </w:pict>
          </mc:Fallback>
        </mc:AlternateContent>
      </w:r>
    </w:p>
    <w:p w14:paraId="0B9A1CB4" w14:textId="77777777" w:rsidR="002955E8" w:rsidRPr="002955E8" w:rsidRDefault="002955E8" w:rsidP="004A3504">
      <w:pPr>
        <w:spacing w:line="240" w:lineRule="auto"/>
        <w:contextualSpacing/>
        <w:rPr>
          <w:rFonts w:ascii="Arial Narrow" w:hAnsi="Arial Narrow"/>
          <w:sz w:val="20"/>
          <w:szCs w:val="20"/>
        </w:rPr>
      </w:pPr>
    </w:p>
    <w:p w14:paraId="324BED19" w14:textId="77777777" w:rsidR="002955E8" w:rsidRDefault="002955E8" w:rsidP="004A3504">
      <w:pPr>
        <w:spacing w:line="240" w:lineRule="auto"/>
        <w:contextualSpacing/>
        <w:rPr>
          <w:rFonts w:ascii="Arial Narrow" w:hAnsi="Arial Narrow"/>
        </w:rPr>
      </w:pPr>
    </w:p>
    <w:p w14:paraId="25D3AB67" w14:textId="77777777" w:rsidR="002955E8" w:rsidRPr="00676759" w:rsidRDefault="002955E8" w:rsidP="004A3504">
      <w:pPr>
        <w:spacing w:line="240" w:lineRule="auto"/>
        <w:contextualSpacing/>
        <w:rPr>
          <w:rFonts w:ascii="Arial Narrow" w:hAnsi="Arial Narrow"/>
        </w:rPr>
      </w:pPr>
    </w:p>
    <w:p w14:paraId="446367A8" w14:textId="77777777" w:rsidR="00CB0A5A" w:rsidRPr="00676759" w:rsidRDefault="00CB0A5A" w:rsidP="004A3504">
      <w:pPr>
        <w:spacing w:line="240" w:lineRule="auto"/>
        <w:contextualSpacing/>
        <w:rPr>
          <w:rFonts w:ascii="Arial Narrow" w:hAnsi="Arial Narrow"/>
        </w:rPr>
      </w:pPr>
    </w:p>
    <w:p w14:paraId="348C7EAF" w14:textId="1EB3321A" w:rsidR="00F52579" w:rsidRDefault="004A3504" w:rsidP="004A3504">
      <w:pPr>
        <w:tabs>
          <w:tab w:val="left" w:pos="0"/>
        </w:tabs>
        <w:spacing w:line="240" w:lineRule="auto"/>
        <w:contextualSpacing/>
        <w:rPr>
          <w:rFonts w:ascii="Arial Narrow" w:hAnsi="Arial Narrow"/>
        </w:rPr>
      </w:pPr>
      <w:r w:rsidRPr="00676759">
        <w:rPr>
          <w:rFonts w:ascii="Arial Narrow" w:hAnsi="Arial Narrow"/>
        </w:rPr>
        <w:tab/>
      </w:r>
    </w:p>
    <w:p w14:paraId="5B95E097" w14:textId="1FD5F632" w:rsidR="00F52579" w:rsidRDefault="00F52579" w:rsidP="00F52579">
      <w:pPr>
        <w:rPr>
          <w:rFonts w:ascii="Arial Narrow" w:hAnsi="Arial Narrow"/>
        </w:rPr>
      </w:pPr>
    </w:p>
    <w:p w14:paraId="6E52A0DF" w14:textId="655C7DAF" w:rsidR="007D129F" w:rsidRDefault="00F52579" w:rsidP="00F52579">
      <w:pPr>
        <w:tabs>
          <w:tab w:val="left" w:pos="2580"/>
        </w:tabs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14:paraId="63FEF71A" w14:textId="77777777" w:rsidR="007D129F" w:rsidRPr="007D129F" w:rsidRDefault="007D129F" w:rsidP="007D129F">
      <w:pPr>
        <w:rPr>
          <w:rFonts w:ascii="Arial Narrow" w:hAnsi="Arial Narrow"/>
        </w:rPr>
      </w:pPr>
    </w:p>
    <w:p w14:paraId="76EC5ED9" w14:textId="0B00B9EF" w:rsidR="00A4528E" w:rsidRPr="007D129F" w:rsidRDefault="00A4528E" w:rsidP="007D129F">
      <w:pPr>
        <w:tabs>
          <w:tab w:val="left" w:pos="3291"/>
        </w:tabs>
        <w:rPr>
          <w:rFonts w:ascii="Arial Narrow" w:hAnsi="Arial Narrow"/>
        </w:rPr>
      </w:pPr>
      <w:bookmarkStart w:id="51" w:name="_GoBack"/>
      <w:bookmarkEnd w:id="51"/>
    </w:p>
    <w:sectPr w:rsidR="00A4528E" w:rsidRPr="007D129F" w:rsidSect="00BE42E3">
      <w:footerReference w:type="default" r:id="rId7"/>
      <w:pgSz w:w="11900" w:h="16840" w:code="5"/>
      <w:pgMar w:top="864" w:right="907" w:bottom="432" w:left="907" w:header="720" w:footer="111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94596C" w14:textId="77777777" w:rsidR="00E45773" w:rsidRDefault="00E45773" w:rsidP="00676759">
      <w:pPr>
        <w:spacing w:after="0" w:line="240" w:lineRule="auto"/>
      </w:pPr>
      <w:r>
        <w:separator/>
      </w:r>
    </w:p>
  </w:endnote>
  <w:endnote w:type="continuationSeparator" w:id="0">
    <w:p w14:paraId="3DED69EC" w14:textId="77777777" w:rsidR="00E45773" w:rsidRDefault="00E45773" w:rsidP="00676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BAE765" w14:textId="5187B32F" w:rsidR="00F271DE" w:rsidRPr="00BE42E3" w:rsidRDefault="00F271DE">
    <w:pPr>
      <w:pStyle w:val="Footer"/>
      <w:rPr>
        <w:rFonts w:ascii="Arial" w:hAnsi="Arial" w:cs="Arial"/>
        <w:b/>
        <w:sz w:val="20"/>
        <w:szCs w:val="20"/>
      </w:rPr>
    </w:pPr>
    <w:r w:rsidRPr="00BE42E3">
      <w:rPr>
        <w:rFonts w:ascii="Arial" w:hAnsi="Arial" w:cs="Arial"/>
        <w:b/>
        <w:sz w:val="20"/>
        <w:szCs w:val="20"/>
      </w:rPr>
      <w:t>PSHS-00-F-RHU-01-</w:t>
    </w:r>
    <w:r w:rsidR="00BE42E3" w:rsidRPr="00BE42E3">
      <w:rPr>
        <w:rFonts w:ascii="Arial" w:hAnsi="Arial" w:cs="Arial"/>
        <w:b/>
        <w:sz w:val="20"/>
        <w:szCs w:val="20"/>
      </w:rPr>
      <w:t>Ver02-</w:t>
    </w:r>
    <w:r w:rsidRPr="00BE42E3">
      <w:rPr>
        <w:rFonts w:ascii="Arial" w:hAnsi="Arial" w:cs="Arial"/>
        <w:b/>
        <w:sz w:val="20"/>
        <w:szCs w:val="20"/>
      </w:rPr>
      <w:t>Rev0-</w:t>
    </w:r>
    <w:r w:rsidR="00F52579" w:rsidRPr="00BE42E3">
      <w:rPr>
        <w:rFonts w:ascii="Arial" w:hAnsi="Arial" w:cs="Arial"/>
        <w:b/>
        <w:sz w:val="20"/>
        <w:szCs w:val="20"/>
      </w:rPr>
      <w:t>0</w:t>
    </w:r>
    <w:r w:rsidR="00BE42E3" w:rsidRPr="00BE42E3">
      <w:rPr>
        <w:rFonts w:ascii="Arial" w:hAnsi="Arial" w:cs="Arial"/>
        <w:b/>
        <w:sz w:val="20"/>
        <w:szCs w:val="20"/>
      </w:rPr>
      <w:t>2</w:t>
    </w:r>
    <w:r w:rsidR="00F52579" w:rsidRPr="00BE42E3">
      <w:rPr>
        <w:rFonts w:ascii="Arial" w:hAnsi="Arial" w:cs="Arial"/>
        <w:b/>
        <w:sz w:val="20"/>
        <w:szCs w:val="20"/>
      </w:rPr>
      <w:t>/</w:t>
    </w:r>
    <w:r w:rsidR="00BE42E3" w:rsidRPr="00BE42E3">
      <w:rPr>
        <w:rFonts w:ascii="Arial" w:hAnsi="Arial" w:cs="Arial"/>
        <w:b/>
        <w:sz w:val="20"/>
        <w:szCs w:val="20"/>
      </w:rPr>
      <w:t>01</w:t>
    </w:r>
    <w:r w:rsidR="00F52579" w:rsidRPr="00BE42E3">
      <w:rPr>
        <w:rFonts w:ascii="Arial" w:hAnsi="Arial" w:cs="Arial"/>
        <w:b/>
        <w:sz w:val="20"/>
        <w:szCs w:val="20"/>
      </w:rPr>
      <w:t>/</w:t>
    </w:r>
    <w:r w:rsidR="00BE42E3" w:rsidRPr="00BE42E3">
      <w:rPr>
        <w:rFonts w:ascii="Arial" w:hAnsi="Arial" w:cs="Arial"/>
        <w:b/>
        <w:sz w:val="20"/>
        <w:szCs w:val="20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4C042B" w14:textId="77777777" w:rsidR="00E45773" w:rsidRDefault="00E45773" w:rsidP="00676759">
      <w:pPr>
        <w:spacing w:after="0" w:line="240" w:lineRule="auto"/>
      </w:pPr>
      <w:r>
        <w:separator/>
      </w:r>
    </w:p>
  </w:footnote>
  <w:footnote w:type="continuationSeparator" w:id="0">
    <w:p w14:paraId="627F163C" w14:textId="77777777" w:rsidR="00E45773" w:rsidRDefault="00E45773" w:rsidP="006767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859AC9D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enneth Balili">
    <w15:presenceInfo w15:providerId="None" w15:userId="Kenneth Balili"/>
  </w15:person>
  <w15:person w15:author="eileen">
    <w15:presenceInfo w15:providerId="None" w15:userId="eile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revisionView w:markup="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504"/>
    <w:rsid w:val="00047A15"/>
    <w:rsid w:val="00096743"/>
    <w:rsid w:val="000B0F56"/>
    <w:rsid w:val="000C4928"/>
    <w:rsid w:val="000C63AA"/>
    <w:rsid w:val="000C77B0"/>
    <w:rsid w:val="000E42EC"/>
    <w:rsid w:val="00133BF0"/>
    <w:rsid w:val="00147BF8"/>
    <w:rsid w:val="001A607A"/>
    <w:rsid w:val="00206616"/>
    <w:rsid w:val="00215402"/>
    <w:rsid w:val="002308A2"/>
    <w:rsid w:val="00231452"/>
    <w:rsid w:val="00232DA2"/>
    <w:rsid w:val="00244F93"/>
    <w:rsid w:val="00281D72"/>
    <w:rsid w:val="00283C6E"/>
    <w:rsid w:val="00291537"/>
    <w:rsid w:val="002955E8"/>
    <w:rsid w:val="00304CB4"/>
    <w:rsid w:val="00311517"/>
    <w:rsid w:val="00437F4A"/>
    <w:rsid w:val="0047389E"/>
    <w:rsid w:val="004A3504"/>
    <w:rsid w:val="004D7225"/>
    <w:rsid w:val="004E77F2"/>
    <w:rsid w:val="00514562"/>
    <w:rsid w:val="00525E3B"/>
    <w:rsid w:val="00577235"/>
    <w:rsid w:val="005C7796"/>
    <w:rsid w:val="005D18D4"/>
    <w:rsid w:val="005E0131"/>
    <w:rsid w:val="0064385D"/>
    <w:rsid w:val="00671199"/>
    <w:rsid w:val="00675C62"/>
    <w:rsid w:val="00676759"/>
    <w:rsid w:val="00681FB7"/>
    <w:rsid w:val="006B7BE8"/>
    <w:rsid w:val="006B7C5A"/>
    <w:rsid w:val="006C216F"/>
    <w:rsid w:val="006D1611"/>
    <w:rsid w:val="006E58A7"/>
    <w:rsid w:val="006F1C01"/>
    <w:rsid w:val="007073BB"/>
    <w:rsid w:val="00734022"/>
    <w:rsid w:val="00767C2A"/>
    <w:rsid w:val="007724C9"/>
    <w:rsid w:val="00773DA1"/>
    <w:rsid w:val="007C5C68"/>
    <w:rsid w:val="007D129F"/>
    <w:rsid w:val="008039C9"/>
    <w:rsid w:val="00834173"/>
    <w:rsid w:val="00843DC5"/>
    <w:rsid w:val="0085731B"/>
    <w:rsid w:val="008C3944"/>
    <w:rsid w:val="008E6851"/>
    <w:rsid w:val="0095681A"/>
    <w:rsid w:val="009711E7"/>
    <w:rsid w:val="009A34F8"/>
    <w:rsid w:val="009A6484"/>
    <w:rsid w:val="00A4528E"/>
    <w:rsid w:val="00A87B8A"/>
    <w:rsid w:val="00A92AB8"/>
    <w:rsid w:val="00A95A12"/>
    <w:rsid w:val="00AC2E76"/>
    <w:rsid w:val="00AC5558"/>
    <w:rsid w:val="00B129DD"/>
    <w:rsid w:val="00B9516F"/>
    <w:rsid w:val="00BB2446"/>
    <w:rsid w:val="00BE42E3"/>
    <w:rsid w:val="00C61744"/>
    <w:rsid w:val="00CB0A5A"/>
    <w:rsid w:val="00D351B2"/>
    <w:rsid w:val="00D40863"/>
    <w:rsid w:val="00DB131E"/>
    <w:rsid w:val="00DE3FE2"/>
    <w:rsid w:val="00DF4657"/>
    <w:rsid w:val="00E45773"/>
    <w:rsid w:val="00E460A8"/>
    <w:rsid w:val="00EB76B3"/>
    <w:rsid w:val="00F271DE"/>
    <w:rsid w:val="00F52579"/>
    <w:rsid w:val="00F56A85"/>
    <w:rsid w:val="00F8563D"/>
    <w:rsid w:val="00FB4EDE"/>
    <w:rsid w:val="00FD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851C3F8"/>
  <w14:defaultImageDpi w14:val="300"/>
  <w15:docId w15:val="{ACA68052-8607-4D33-8245-EFD70998F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528E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350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76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759"/>
  </w:style>
  <w:style w:type="paragraph" w:styleId="Footer">
    <w:name w:val="footer"/>
    <w:basedOn w:val="Normal"/>
    <w:link w:val="FooterChar"/>
    <w:uiPriority w:val="99"/>
    <w:unhideWhenUsed/>
    <w:rsid w:val="00676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759"/>
  </w:style>
  <w:style w:type="paragraph" w:styleId="BalloonText">
    <w:name w:val="Balloon Text"/>
    <w:basedOn w:val="Normal"/>
    <w:link w:val="BalloonTextChar"/>
    <w:uiPriority w:val="99"/>
    <w:semiHidden/>
    <w:unhideWhenUsed/>
    <w:rsid w:val="006D16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611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71"/>
    <w:rsid w:val="00FB4ED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Luzzette Ligon</dc:creator>
  <cp:lastModifiedBy>User</cp:lastModifiedBy>
  <cp:revision>5</cp:revision>
  <cp:lastPrinted>2013-01-09T04:19:00Z</cp:lastPrinted>
  <dcterms:created xsi:type="dcterms:W3CDTF">2019-12-17T08:29:00Z</dcterms:created>
  <dcterms:modified xsi:type="dcterms:W3CDTF">2020-01-22T06:11:00Z</dcterms:modified>
</cp:coreProperties>
</file>