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BB5215" w14:textId="0A70FB5E" w:rsidR="000664AC" w:rsidDel="00B23BD9" w:rsidRDefault="00E1291A">
      <w:pPr>
        <w:spacing w:after="0" w:line="240" w:lineRule="auto"/>
        <w:jc w:val="center"/>
        <w:rPr>
          <w:del w:id="0" w:author="User" w:date="2020-01-21T17:15:00Z"/>
          <w:rFonts w:ascii="Arial Narrow" w:hAnsi="Arial Narrow"/>
          <w:b/>
          <w:sz w:val="24"/>
          <w:szCs w:val="24"/>
        </w:rPr>
      </w:pPr>
      <w:del w:id="1" w:author="User" w:date="2020-01-21T17:15:00Z">
        <w:r w:rsidRPr="00566D7E" w:rsidDel="00B23BD9">
          <w:rPr>
            <w:rFonts w:ascii="Arial Narrow" w:hAnsi="Arial Narrow"/>
            <w:b/>
            <w:sz w:val="24"/>
            <w:szCs w:val="24"/>
          </w:rPr>
          <w:delText>PHILIPPINE SCIENCE HIGH SCHOL SYSTEM</w:delText>
        </w:r>
      </w:del>
    </w:p>
    <w:p w14:paraId="4CF7D064" w14:textId="4D47FE30" w:rsidR="00CA61C8" w:rsidRPr="00812C67" w:rsidDel="00B23BD9" w:rsidRDefault="00CA61C8">
      <w:pPr>
        <w:spacing w:after="0" w:line="240" w:lineRule="auto"/>
        <w:jc w:val="center"/>
        <w:rPr>
          <w:del w:id="2" w:author="User" w:date="2020-01-21T17:15:00Z"/>
          <w:rFonts w:ascii="Arial Narrow" w:hAnsi="Arial Narrow"/>
          <w:b/>
          <w:sz w:val="24"/>
          <w:szCs w:val="24"/>
        </w:rPr>
      </w:pPr>
      <w:del w:id="3" w:author="User" w:date="2020-01-21T17:15:00Z">
        <w:r w:rsidRPr="00812C67" w:rsidDel="00B23BD9">
          <w:rPr>
            <w:rFonts w:ascii="Arial Narrow" w:hAnsi="Arial Narrow"/>
            <w:b/>
            <w:sz w:val="24"/>
            <w:szCs w:val="24"/>
          </w:rPr>
          <w:delText xml:space="preserve">SCIENCE </w:delText>
        </w:r>
        <w:r w:rsidR="00B713DA" w:rsidRPr="00812C67" w:rsidDel="00B23BD9">
          <w:rPr>
            <w:rFonts w:ascii="Arial Narrow" w:hAnsi="Arial Narrow"/>
            <w:b/>
            <w:sz w:val="24"/>
            <w:szCs w:val="24"/>
          </w:rPr>
          <w:delText>IMMERSION</w:delText>
        </w:r>
        <w:r w:rsidRPr="00812C67" w:rsidDel="00B23BD9">
          <w:rPr>
            <w:rFonts w:ascii="Arial Narrow" w:hAnsi="Arial Narrow"/>
            <w:b/>
            <w:sz w:val="24"/>
            <w:szCs w:val="24"/>
          </w:rPr>
          <w:delText xml:space="preserve"> PROGRAM</w:delText>
        </w:r>
      </w:del>
    </w:p>
    <w:p w14:paraId="6CD5E474" w14:textId="34ABF4C9" w:rsidR="00D93EDF" w:rsidRPr="00812C67" w:rsidDel="00B23BD9" w:rsidRDefault="0033085B">
      <w:pPr>
        <w:spacing w:after="0" w:line="240" w:lineRule="auto"/>
        <w:jc w:val="center"/>
        <w:rPr>
          <w:del w:id="4" w:author="User" w:date="2020-01-21T17:15:00Z"/>
          <w:rFonts w:ascii="Arial Narrow" w:hAnsi="Arial Narrow"/>
          <w:b/>
          <w:sz w:val="24"/>
          <w:szCs w:val="24"/>
        </w:rPr>
        <w:pPrChange w:id="5" w:author="User" w:date="2020-01-21T17:15:00Z">
          <w:pPr>
            <w:spacing w:after="0" w:line="240" w:lineRule="auto"/>
            <w:jc w:val="both"/>
          </w:pPr>
        </w:pPrChange>
      </w:pPr>
      <w:del w:id="6" w:author="User" w:date="2020-01-21T17:15:00Z">
        <w:r w:rsidRPr="00812C67" w:rsidDel="00B23BD9">
          <w:rPr>
            <w:rFonts w:ascii="Arial Narrow" w:hAnsi="Arial Narrow"/>
            <w:noProof/>
            <w:sz w:val="24"/>
            <w:szCs w:val="24"/>
            <w:lang w:eastAsia="en-PH"/>
          </w:rPr>
          <mc:AlternateContent>
            <mc:Choice Requires="wps">
              <w:drawing>
                <wp:anchor distT="0" distB="0" distL="114300" distR="114300" simplePos="0" relativeHeight="251743232" behindDoc="0" locked="0" layoutInCell="1" allowOverlap="1" wp14:anchorId="6DFF2F34" wp14:editId="45DC45D8">
                  <wp:simplePos x="0" y="0"/>
                  <wp:positionH relativeFrom="column">
                    <wp:posOffset>-810895</wp:posOffset>
                  </wp:positionH>
                  <wp:positionV relativeFrom="paragraph">
                    <wp:posOffset>212725</wp:posOffset>
                  </wp:positionV>
                  <wp:extent cx="556895" cy="2316268"/>
                  <wp:effectExtent l="0" t="0" r="1905" b="0"/>
                  <wp:wrapNone/>
                  <wp:docPr id="3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6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734E70" w14:textId="61C230C8" w:rsidR="00CA61C8" w:rsidRPr="00BB65F1" w:rsidRDefault="00CA61C8" w:rsidP="00CA61C8">
                              <w:pPr>
                                <w:spacing w:after="0" w:line="240" w:lineRule="auto"/>
                                <w:jc w:val="center"/>
                                <w:rPr>
                                  <w:rFonts w:ascii="Arial Narrow" w:hAnsi="Arial Narrow"/>
                                  <w:b/>
                                </w:rPr>
                              </w:pPr>
                              <w:r>
                                <w:rPr>
                                  <w:rFonts w:ascii="Arial Narrow" w:hAnsi="Arial Narrow"/>
                                  <w:b/>
                                </w:rPr>
                                <w:t>ROBERT C. ROLEDA</w:t>
                              </w:r>
                            </w:p>
                            <w:p w14:paraId="1994EB7E" w14:textId="47344C1B" w:rsidR="00CA61C8" w:rsidRDefault="00CA61C8" w:rsidP="00CA61C8">
                              <w:pPr>
                                <w:spacing w:after="0" w:line="240" w:lineRule="auto"/>
                                <w:jc w:val="center"/>
                                <w:rPr>
                                  <w:rFonts w:ascii="Arial Narrow" w:hAnsi="Arial Narrow"/>
                                </w:rPr>
                              </w:pPr>
                              <w:r>
                                <w:rPr>
                                  <w:rFonts w:ascii="Arial Narrow" w:hAnsi="Arial Narrow"/>
                                </w:rPr>
                                <w:t>Chancellor, DLSU</w:t>
                              </w:r>
                            </w:p>
                            <w:p w14:paraId="011AFB39" w14:textId="77777777" w:rsidR="00CA61C8" w:rsidRDefault="00CA61C8" w:rsidP="00CA61C8">
                              <w:pPr>
                                <w:spacing w:after="0" w:line="240" w:lineRule="auto"/>
                                <w:jc w:val="center"/>
                                <w:rPr>
                                  <w:rFonts w:ascii="Arial Narrow" w:hAnsi="Arial Narrow"/>
                                </w:rPr>
                              </w:pPr>
                            </w:p>
                            <w:p w14:paraId="032460E6" w14:textId="77777777" w:rsidR="00CA61C8" w:rsidRPr="006255BF" w:rsidRDefault="00CA61C8" w:rsidP="00CA61C8">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FF2F34" id="_x0000_t202" coordsize="21600,21600" o:spt="202" path="m,l,21600r21600,l21600,xe">
                  <v:stroke joinstyle="miter"/>
                  <v:path gradientshapeok="t" o:connecttype="rect"/>
                </v:shapetype>
                <v:shape id="Text Box 13" o:spid="_x0000_s1026" type="#_x0000_t202" style="position:absolute;left:0;text-align:left;margin-left:-63.85pt;margin-top:16.75pt;width:43.85pt;height:182.4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" stroked="f">
                  <v:textbox style="layout-flow:vertical;mso-layout-flow-alt:bottom-to-top">
                    <w:txbxContent>
                      <w:p w14:paraId="23734E70" w14:textId="61C230C8" w:rsidR="00CA61C8" w:rsidRPr="00BB65F1" w:rsidRDefault="00CA61C8" w:rsidP="00CA61C8">
                        <w:pPr>
                          <w:spacing w:after="0" w:line="240" w:lineRule="auto"/>
                          <w:jc w:val="center"/>
                          <w:rPr>
                            <w:rFonts w:ascii="Arial Narrow" w:hAnsi="Arial Narrow"/>
                            <w:b/>
                          </w:rPr>
                        </w:pPr>
                        <w:r>
                          <w:rPr>
                            <w:rFonts w:ascii="Arial Narrow" w:hAnsi="Arial Narrow"/>
                            <w:b/>
                          </w:rPr>
                          <w:t>ROBERT C. ROLEDA</w:t>
                        </w:r>
                      </w:p>
                      <w:p w14:paraId="1994EB7E" w14:textId="47344C1B" w:rsidR="00CA61C8" w:rsidRDefault="00CA61C8" w:rsidP="00CA61C8">
                        <w:pPr>
                          <w:spacing w:after="0" w:line="240" w:lineRule="auto"/>
                          <w:jc w:val="center"/>
                          <w:rPr>
                            <w:rFonts w:ascii="Arial Narrow" w:hAnsi="Arial Narrow"/>
                          </w:rPr>
                        </w:pPr>
                        <w:r>
                          <w:rPr>
                            <w:rFonts w:ascii="Arial Narrow" w:hAnsi="Arial Narrow"/>
                          </w:rPr>
                          <w:t>Chancellor, DLSU</w:t>
                        </w:r>
                      </w:p>
                      <w:p w14:paraId="011AFB39" w14:textId="77777777" w:rsidR="00CA61C8" w:rsidRDefault="00CA61C8" w:rsidP="00CA61C8">
                        <w:pPr>
                          <w:spacing w:after="0" w:line="240" w:lineRule="auto"/>
                          <w:jc w:val="center"/>
                          <w:rPr>
                            <w:rFonts w:ascii="Arial Narrow" w:hAnsi="Arial Narrow"/>
                          </w:rPr>
                        </w:pPr>
                      </w:p>
                      <w:p w14:paraId="032460E6" w14:textId="77777777" w:rsidR="00CA61C8" w:rsidRPr="006255BF" w:rsidRDefault="00CA61C8" w:rsidP="00CA61C8">
                        <w:pPr>
                          <w:spacing w:after="0" w:line="240" w:lineRule="auto"/>
                          <w:jc w:val="center"/>
                          <w:rPr>
                            <w:rFonts w:ascii="Arial Narrow" w:hAnsi="Arial Narrow"/>
                          </w:rPr>
                        </w:pPr>
                      </w:p>
                    </w:txbxContent>
                  </v:textbox>
                </v:shape>
              </w:pict>
            </mc:Fallback>
          </mc:AlternateContent>
        </w:r>
      </w:del>
    </w:p>
    <w:p w14:paraId="2866F92F" w14:textId="5DFAB5DF" w:rsidR="00CA61C8" w:rsidRPr="00812C67" w:rsidDel="00B23BD9" w:rsidRDefault="0033085B">
      <w:pPr>
        <w:spacing w:after="0" w:line="240" w:lineRule="auto"/>
        <w:jc w:val="center"/>
        <w:rPr>
          <w:del w:id="7" w:author="User" w:date="2020-01-21T17:15:00Z"/>
          <w:rFonts w:ascii="Arial Narrow" w:hAnsi="Arial Narrow"/>
          <w:sz w:val="24"/>
          <w:szCs w:val="24"/>
        </w:rPr>
        <w:pPrChange w:id="8" w:author="User" w:date="2020-01-21T17:15:00Z">
          <w:pPr>
            <w:spacing w:after="0" w:line="240" w:lineRule="auto"/>
            <w:jc w:val="both"/>
          </w:pPr>
        </w:pPrChange>
      </w:pPr>
      <w:del w:id="9" w:author="User" w:date="2020-01-21T17:15:00Z">
        <w:r w:rsidRPr="00812C67" w:rsidDel="00B23BD9">
          <w:rPr>
            <w:rFonts w:ascii="Arial Narrow" w:hAnsi="Arial Narrow"/>
            <w:noProof/>
            <w:sz w:val="24"/>
            <w:szCs w:val="24"/>
            <w:lang w:eastAsia="en-PH"/>
          </w:rPr>
          <mc:AlternateContent>
            <mc:Choice Requires="wps">
              <w:drawing>
                <wp:anchor distT="0" distB="0" distL="114300" distR="114300" simplePos="0" relativeHeight="251763712" behindDoc="0" locked="0" layoutInCell="1" allowOverlap="1" wp14:anchorId="14503DA3" wp14:editId="5F1B518C">
                  <wp:simplePos x="0" y="0"/>
                  <wp:positionH relativeFrom="column">
                    <wp:posOffset>5734050</wp:posOffset>
                  </wp:positionH>
                  <wp:positionV relativeFrom="paragraph">
                    <wp:posOffset>167640</wp:posOffset>
                  </wp:positionV>
                  <wp:extent cx="556895" cy="2316268"/>
                  <wp:effectExtent l="0" t="0" r="0" b="8255"/>
                  <wp:wrapNone/>
                  <wp:docPr id="8"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6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9AD835" w14:textId="4670706D" w:rsidR="0033085B" w:rsidRPr="00BB65F1" w:rsidRDefault="0033085B" w:rsidP="0033085B">
                              <w:pPr>
                                <w:spacing w:after="0" w:line="240" w:lineRule="auto"/>
                                <w:jc w:val="center"/>
                                <w:rPr>
                                  <w:rFonts w:ascii="Arial Narrow" w:hAnsi="Arial Narrow"/>
                                  <w:b/>
                                </w:rPr>
                              </w:pPr>
                              <w:r>
                                <w:rPr>
                                  <w:rFonts w:ascii="Arial Narrow" w:hAnsi="Arial Narrow"/>
                                  <w:b/>
                                </w:rPr>
                                <w:t>GLENN V. ALEA, PhD</w:t>
                              </w:r>
                            </w:p>
                            <w:p w14:paraId="276538FB" w14:textId="2B02B95A" w:rsidR="0033085B" w:rsidRDefault="0033085B" w:rsidP="0033085B">
                              <w:pPr>
                                <w:spacing w:after="0" w:line="240" w:lineRule="auto"/>
                                <w:jc w:val="center"/>
                                <w:rPr>
                                  <w:rFonts w:ascii="Arial Narrow" w:hAnsi="Arial Narrow"/>
                                </w:rPr>
                              </w:pPr>
                              <w:r>
                                <w:rPr>
                                  <w:rFonts w:ascii="Arial Narrow" w:hAnsi="Arial Narrow"/>
                                </w:rPr>
                                <w:t>Dean, College of Science</w:t>
                              </w:r>
                            </w:p>
                            <w:p w14:paraId="7147B2D9" w14:textId="77777777" w:rsidR="0033085B" w:rsidRDefault="0033085B" w:rsidP="0033085B">
                              <w:pPr>
                                <w:spacing w:after="0" w:line="240" w:lineRule="auto"/>
                                <w:jc w:val="center"/>
                                <w:rPr>
                                  <w:rFonts w:ascii="Arial Narrow" w:hAnsi="Arial Narrow"/>
                                </w:rPr>
                              </w:pPr>
                            </w:p>
                            <w:p w14:paraId="66A51B7A" w14:textId="77777777" w:rsidR="0033085B" w:rsidRPr="006255BF" w:rsidRDefault="0033085B" w:rsidP="0033085B">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503DA3" id="_x0000_s1027" type="#_x0000_t202" style="position:absolute;left:0;text-align:left;margin-left:451.5pt;margin-top:13.2pt;width:43.85pt;height:182.4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" stroked="f">
                  <v:textbox style="layout-flow:vertical;mso-layout-flow-alt:bottom-to-top">
                    <w:txbxContent>
                      <w:p w14:paraId="389AD835" w14:textId="4670706D" w:rsidR="0033085B" w:rsidRPr="00BB65F1" w:rsidRDefault="0033085B" w:rsidP="0033085B">
                        <w:pPr>
                          <w:spacing w:after="0" w:line="240" w:lineRule="auto"/>
                          <w:jc w:val="center"/>
                          <w:rPr>
                            <w:rFonts w:ascii="Arial Narrow" w:hAnsi="Arial Narrow"/>
                            <w:b/>
                          </w:rPr>
                        </w:pPr>
                        <w:r>
                          <w:rPr>
                            <w:rFonts w:ascii="Arial Narrow" w:hAnsi="Arial Narrow"/>
                            <w:b/>
                          </w:rPr>
                          <w:t>GLENN V. ALEA, PhD</w:t>
                        </w:r>
                      </w:p>
                      <w:p w14:paraId="276538FB" w14:textId="2B02B95A" w:rsidR="0033085B" w:rsidRDefault="0033085B" w:rsidP="0033085B">
                        <w:pPr>
                          <w:spacing w:after="0" w:line="240" w:lineRule="auto"/>
                          <w:jc w:val="center"/>
                          <w:rPr>
                            <w:rFonts w:ascii="Arial Narrow" w:hAnsi="Arial Narrow"/>
                          </w:rPr>
                        </w:pPr>
                        <w:r>
                          <w:rPr>
                            <w:rFonts w:ascii="Arial Narrow" w:hAnsi="Arial Narrow"/>
                          </w:rPr>
                          <w:t>Dean, College of Science</w:t>
                        </w:r>
                      </w:p>
                      <w:p w14:paraId="7147B2D9" w14:textId="77777777" w:rsidR="0033085B" w:rsidRDefault="0033085B" w:rsidP="0033085B">
                        <w:pPr>
                          <w:spacing w:after="0" w:line="240" w:lineRule="auto"/>
                          <w:jc w:val="center"/>
                          <w:rPr>
                            <w:rFonts w:ascii="Arial Narrow" w:hAnsi="Arial Narrow"/>
                          </w:rPr>
                        </w:pPr>
                      </w:p>
                      <w:p w14:paraId="66A51B7A" w14:textId="77777777" w:rsidR="0033085B" w:rsidRPr="006255BF" w:rsidRDefault="0033085B" w:rsidP="0033085B">
                        <w:pPr>
                          <w:spacing w:after="0" w:line="240" w:lineRule="auto"/>
                          <w:jc w:val="center"/>
                          <w:rPr>
                            <w:rFonts w:ascii="Arial Narrow" w:hAnsi="Arial Narrow"/>
                          </w:rPr>
                        </w:pPr>
                      </w:p>
                    </w:txbxContent>
                  </v:textbox>
                </v:shape>
              </w:pict>
            </mc:Fallback>
          </mc:AlternateContent>
        </w:r>
      </w:del>
    </w:p>
    <w:p w14:paraId="64AA2EEC" w14:textId="6B836AC4" w:rsidR="00E1291A" w:rsidRPr="00812C67" w:rsidDel="00B23BD9" w:rsidRDefault="00CA077A">
      <w:pPr>
        <w:spacing w:after="0" w:line="240" w:lineRule="auto"/>
        <w:jc w:val="center"/>
        <w:rPr>
          <w:del w:id="10" w:author="User" w:date="2020-01-21T17:15:00Z"/>
          <w:rFonts w:ascii="Arial Narrow" w:hAnsi="Arial Narrow"/>
          <w:b/>
          <w:sz w:val="24"/>
          <w:szCs w:val="24"/>
          <w:u w:val="single"/>
        </w:rPr>
      </w:pPr>
      <w:del w:id="11" w:author="User" w:date="2020-01-21T17:15:00Z">
        <w:r w:rsidRPr="00812C67" w:rsidDel="00B23BD9">
          <w:rPr>
            <w:rFonts w:ascii="Arial Narrow" w:hAnsi="Arial Narrow"/>
            <w:b/>
            <w:sz w:val="24"/>
            <w:szCs w:val="24"/>
            <w:u w:val="single"/>
          </w:rPr>
          <w:delText>MEMORANDUM OF AGREEMENT</w:delText>
        </w:r>
      </w:del>
    </w:p>
    <w:p w14:paraId="6FD70C71" w14:textId="2BA3DBB6" w:rsidR="00E1291A" w:rsidRPr="00812C67" w:rsidDel="00B23BD9" w:rsidRDefault="00E1291A">
      <w:pPr>
        <w:spacing w:after="0" w:line="240" w:lineRule="auto"/>
        <w:jc w:val="center"/>
        <w:rPr>
          <w:del w:id="12" w:author="User" w:date="2020-01-21T17:15:00Z"/>
          <w:rFonts w:ascii="Arial Narrow" w:hAnsi="Arial Narrow"/>
          <w:sz w:val="24"/>
          <w:szCs w:val="24"/>
        </w:rPr>
        <w:pPrChange w:id="13" w:author="User" w:date="2020-01-21T17:15:00Z">
          <w:pPr>
            <w:spacing w:after="0" w:line="240" w:lineRule="auto"/>
            <w:jc w:val="both"/>
          </w:pPr>
        </w:pPrChange>
      </w:pPr>
    </w:p>
    <w:p w14:paraId="28053CCB" w14:textId="46283B14" w:rsidR="00E1291A" w:rsidRPr="00812C67" w:rsidDel="00B23BD9" w:rsidRDefault="00E1291A">
      <w:pPr>
        <w:spacing w:after="0" w:line="240" w:lineRule="auto"/>
        <w:jc w:val="center"/>
        <w:rPr>
          <w:del w:id="14" w:author="User" w:date="2020-01-21T17:15:00Z"/>
          <w:rFonts w:ascii="Arial Narrow" w:hAnsi="Arial Narrow"/>
          <w:sz w:val="24"/>
          <w:szCs w:val="24"/>
        </w:rPr>
        <w:pPrChange w:id="15" w:author="User" w:date="2020-01-21T17:15:00Z">
          <w:pPr>
            <w:spacing w:after="0" w:line="240" w:lineRule="auto"/>
            <w:ind w:firstLine="720"/>
            <w:jc w:val="both"/>
          </w:pPr>
        </w:pPrChange>
      </w:pPr>
      <w:del w:id="16" w:author="User" w:date="2020-01-21T17:15:00Z">
        <w:r w:rsidRPr="00812C67" w:rsidDel="00B23BD9">
          <w:rPr>
            <w:rFonts w:ascii="Arial Narrow" w:hAnsi="Arial Narrow"/>
            <w:sz w:val="24"/>
            <w:szCs w:val="24"/>
          </w:rPr>
          <w:delText xml:space="preserve">This </w:delText>
        </w:r>
        <w:r w:rsidR="00751584" w:rsidRPr="00812C67" w:rsidDel="00B23BD9">
          <w:rPr>
            <w:rFonts w:ascii="Arial Narrow" w:hAnsi="Arial Narrow"/>
            <w:sz w:val="24"/>
            <w:szCs w:val="24"/>
          </w:rPr>
          <w:delText xml:space="preserve">  </w:delText>
        </w:r>
        <w:r w:rsidR="009000A7" w:rsidRPr="00812C67" w:rsidDel="00B23BD9">
          <w:rPr>
            <w:rFonts w:ascii="Arial Narrow" w:hAnsi="Arial Narrow"/>
            <w:b/>
            <w:sz w:val="24"/>
            <w:szCs w:val="24"/>
          </w:rPr>
          <w:delText xml:space="preserve">MEMORANDUM </w:delText>
        </w:r>
        <w:r w:rsidR="00751584" w:rsidRPr="00812C67" w:rsidDel="00B23BD9">
          <w:rPr>
            <w:rFonts w:ascii="Arial Narrow" w:hAnsi="Arial Narrow"/>
            <w:b/>
            <w:sz w:val="24"/>
            <w:szCs w:val="24"/>
          </w:rPr>
          <w:delText xml:space="preserve"> </w:delText>
        </w:r>
        <w:r w:rsidR="009000A7" w:rsidRPr="00812C67" w:rsidDel="00B23BD9">
          <w:rPr>
            <w:rFonts w:ascii="Arial Narrow" w:hAnsi="Arial Narrow"/>
            <w:b/>
            <w:sz w:val="24"/>
            <w:szCs w:val="24"/>
          </w:rPr>
          <w:delText xml:space="preserve">OF </w:delText>
        </w:r>
        <w:r w:rsidR="00751584" w:rsidRPr="00812C67" w:rsidDel="00B23BD9">
          <w:rPr>
            <w:rFonts w:ascii="Arial Narrow" w:hAnsi="Arial Narrow"/>
            <w:b/>
            <w:sz w:val="24"/>
            <w:szCs w:val="24"/>
          </w:rPr>
          <w:delText xml:space="preserve"> </w:delText>
        </w:r>
        <w:r w:rsidR="009000A7" w:rsidRPr="00812C67" w:rsidDel="00B23BD9">
          <w:rPr>
            <w:rFonts w:ascii="Arial Narrow" w:hAnsi="Arial Narrow"/>
            <w:b/>
            <w:sz w:val="24"/>
            <w:szCs w:val="24"/>
          </w:rPr>
          <w:delText>AGREEMENT</w:delText>
        </w:r>
        <w:r w:rsidRPr="00812C67" w:rsidDel="00B23BD9">
          <w:rPr>
            <w:rFonts w:ascii="Arial Narrow" w:hAnsi="Arial Narrow"/>
            <w:sz w:val="24"/>
            <w:szCs w:val="24"/>
          </w:rPr>
          <w:delText xml:space="preserve"> </w:delText>
        </w:r>
        <w:r w:rsidR="00751584" w:rsidRPr="00812C67" w:rsidDel="00B23BD9">
          <w:rPr>
            <w:rFonts w:ascii="Arial Narrow" w:hAnsi="Arial Narrow"/>
            <w:sz w:val="24"/>
            <w:szCs w:val="24"/>
          </w:rPr>
          <w:delText xml:space="preserve"> </w:delText>
        </w:r>
        <w:r w:rsidRPr="00812C67" w:rsidDel="00B23BD9">
          <w:rPr>
            <w:rFonts w:ascii="Arial Narrow" w:hAnsi="Arial Narrow"/>
            <w:sz w:val="24"/>
            <w:szCs w:val="24"/>
          </w:rPr>
          <w:delText xml:space="preserve">made and executed this </w:delText>
        </w:r>
        <w:r w:rsidR="00751584" w:rsidRPr="00812C67" w:rsidDel="00B23BD9">
          <w:rPr>
            <w:rFonts w:ascii="Arial Narrow" w:hAnsi="Arial Narrow"/>
            <w:sz w:val="24"/>
            <w:szCs w:val="24"/>
          </w:rPr>
          <w:delText xml:space="preserve"> </w:delText>
        </w:r>
        <w:r w:rsidR="00751584" w:rsidRPr="00812C67" w:rsidDel="00B23BD9">
          <w:rPr>
            <w:rFonts w:ascii="Arial Narrow" w:hAnsi="Arial Narrow"/>
            <w:sz w:val="24"/>
            <w:szCs w:val="24"/>
            <w:u w:val="single"/>
          </w:rPr>
          <w:tab/>
        </w:r>
        <w:r w:rsidR="00751584" w:rsidRPr="00812C67" w:rsidDel="00B23BD9">
          <w:rPr>
            <w:rFonts w:ascii="Arial Narrow" w:hAnsi="Arial Narrow"/>
            <w:sz w:val="24"/>
            <w:szCs w:val="24"/>
            <w:u w:val="single"/>
          </w:rPr>
          <w:tab/>
          <w:delText xml:space="preserve">   </w:delText>
        </w:r>
        <w:r w:rsidR="00751584" w:rsidRPr="00812C67" w:rsidDel="00B23BD9">
          <w:rPr>
            <w:rFonts w:ascii="Arial Narrow" w:hAnsi="Arial Narrow"/>
            <w:sz w:val="24"/>
            <w:szCs w:val="24"/>
          </w:rPr>
          <w:delText xml:space="preserve">  day </w:delText>
        </w:r>
        <w:r w:rsidR="00092071" w:rsidRPr="00812C67" w:rsidDel="00B23BD9">
          <w:rPr>
            <w:rFonts w:ascii="Arial Narrow" w:hAnsi="Arial Narrow"/>
            <w:sz w:val="24"/>
            <w:szCs w:val="24"/>
          </w:rPr>
          <w:delText>of _______________,</w:delText>
        </w:r>
        <w:r w:rsidRPr="00812C67" w:rsidDel="00B23BD9">
          <w:rPr>
            <w:rFonts w:ascii="Arial Narrow" w:hAnsi="Arial Narrow"/>
            <w:sz w:val="24"/>
            <w:szCs w:val="24"/>
          </w:rPr>
          <w:delText xml:space="preserve"> by and between: </w:delText>
        </w:r>
      </w:del>
    </w:p>
    <w:p w14:paraId="6BFA0764" w14:textId="106F3A52" w:rsidR="00E1291A" w:rsidRPr="00812C67" w:rsidDel="00B23BD9" w:rsidRDefault="00E1291A">
      <w:pPr>
        <w:spacing w:after="0" w:line="240" w:lineRule="auto"/>
        <w:jc w:val="center"/>
        <w:rPr>
          <w:del w:id="17" w:author="User" w:date="2020-01-21T17:15:00Z"/>
          <w:rFonts w:ascii="Arial Narrow" w:hAnsi="Arial Narrow"/>
          <w:sz w:val="24"/>
          <w:szCs w:val="24"/>
        </w:rPr>
        <w:pPrChange w:id="18" w:author="User" w:date="2020-01-21T17:15:00Z">
          <w:pPr>
            <w:spacing w:after="0" w:line="240" w:lineRule="auto"/>
            <w:jc w:val="both"/>
          </w:pPr>
        </w:pPrChange>
      </w:pPr>
    </w:p>
    <w:p w14:paraId="33A9D8AB" w14:textId="7B5FEF01" w:rsidR="00E1291A" w:rsidRPr="00566D7E" w:rsidDel="00B23BD9" w:rsidRDefault="00202676">
      <w:pPr>
        <w:spacing w:after="0" w:line="240" w:lineRule="auto"/>
        <w:jc w:val="center"/>
        <w:rPr>
          <w:del w:id="19" w:author="User" w:date="2020-01-21T17:15:00Z"/>
          <w:rFonts w:ascii="Arial Narrow" w:hAnsi="Arial Narrow"/>
          <w:sz w:val="24"/>
          <w:szCs w:val="24"/>
        </w:rPr>
        <w:pPrChange w:id="20" w:author="User" w:date="2020-01-21T17:15:00Z">
          <w:pPr>
            <w:spacing w:after="0" w:line="240" w:lineRule="auto"/>
            <w:ind w:left="720" w:right="722"/>
            <w:jc w:val="both"/>
          </w:pPr>
        </w:pPrChange>
      </w:pPr>
      <w:del w:id="21" w:author="User" w:date="2020-01-21T17:15:00Z">
        <w:r w:rsidRPr="00812C67" w:rsidDel="00B23BD9">
          <w:rPr>
            <w:rFonts w:ascii="Arial Narrow" w:hAnsi="Arial Narrow"/>
            <w:b/>
            <w:sz w:val="24"/>
            <w:szCs w:val="24"/>
          </w:rPr>
          <w:delText>DOST</w:delText>
        </w:r>
        <w:r w:rsidR="00DC3EBB" w:rsidRPr="00812C67" w:rsidDel="00B23BD9">
          <w:rPr>
            <w:rFonts w:ascii="Arial Narrow" w:hAnsi="Arial Narrow"/>
            <w:b/>
            <w:sz w:val="24"/>
            <w:szCs w:val="24"/>
          </w:rPr>
          <w:delText>-</w:delText>
        </w:r>
        <w:r w:rsidR="00E1291A" w:rsidRPr="00812C67" w:rsidDel="00B23BD9">
          <w:rPr>
            <w:rFonts w:ascii="Arial Narrow" w:hAnsi="Arial Narrow"/>
            <w:b/>
            <w:sz w:val="24"/>
            <w:szCs w:val="24"/>
          </w:rPr>
          <w:delText>PHILIPPINE SCIENCE HIGH SCHOOL SYSTEM</w:delText>
        </w:r>
        <w:r w:rsidR="00E1291A" w:rsidRPr="00812C67" w:rsidDel="00B23BD9">
          <w:rPr>
            <w:rFonts w:ascii="Arial Narrow" w:hAnsi="Arial Narrow"/>
            <w:sz w:val="24"/>
            <w:szCs w:val="24"/>
          </w:rPr>
          <w:delText>, a government educational institution organized and existing by virtue of Republic Act No. 8496</w:delText>
        </w:r>
        <w:r w:rsidR="00D62C0B" w:rsidRPr="00812C67" w:rsidDel="00B23BD9">
          <w:rPr>
            <w:rFonts w:ascii="Arial Narrow" w:hAnsi="Arial Narrow"/>
            <w:sz w:val="24"/>
            <w:szCs w:val="24"/>
          </w:rPr>
          <w:delText>, as amended</w:delText>
        </w:r>
        <w:r w:rsidR="00D62C0B" w:rsidRPr="00566D7E" w:rsidDel="00B23BD9">
          <w:rPr>
            <w:rFonts w:ascii="Arial Narrow" w:hAnsi="Arial Narrow"/>
            <w:sz w:val="24"/>
            <w:szCs w:val="24"/>
          </w:rPr>
          <w:delText>,</w:delText>
        </w:r>
        <w:r w:rsidR="00E1291A" w:rsidRPr="00566D7E" w:rsidDel="00B23BD9">
          <w:rPr>
            <w:rFonts w:ascii="Arial Narrow" w:hAnsi="Arial Narrow"/>
            <w:sz w:val="24"/>
            <w:szCs w:val="24"/>
          </w:rPr>
          <w:delText xml:space="preserve"> with principal office address at Agham Road, Diliman, Quezon City, duly represented herein by </w:delText>
        </w:r>
        <w:r w:rsidR="00F3011B" w:rsidRPr="00566D7E" w:rsidDel="00B23BD9">
          <w:rPr>
            <w:rFonts w:ascii="Arial Narrow" w:hAnsi="Arial Narrow"/>
            <w:sz w:val="24"/>
            <w:szCs w:val="24"/>
          </w:rPr>
          <w:delText xml:space="preserve">its </w:delText>
        </w:r>
        <w:r w:rsidR="00E1291A" w:rsidRPr="00566D7E" w:rsidDel="00B23BD9">
          <w:rPr>
            <w:rFonts w:ascii="Arial Narrow" w:hAnsi="Arial Narrow"/>
            <w:sz w:val="24"/>
            <w:szCs w:val="24"/>
          </w:rPr>
          <w:delText xml:space="preserve">Executive Director, </w:delText>
        </w:r>
        <w:r w:rsidR="00092071" w:rsidRPr="00092071" w:rsidDel="00B23BD9">
          <w:rPr>
            <w:rFonts w:ascii="Arial Narrow" w:hAnsi="Arial Narrow"/>
            <w:b/>
            <w:sz w:val="24"/>
            <w:szCs w:val="24"/>
          </w:rPr>
          <w:delText>LILIA T. HABACON</w:delText>
        </w:r>
        <w:r w:rsidR="00E1291A" w:rsidRPr="00566D7E" w:rsidDel="00B23BD9">
          <w:rPr>
            <w:rFonts w:ascii="Arial Narrow" w:hAnsi="Arial Narrow"/>
            <w:sz w:val="24"/>
            <w:szCs w:val="24"/>
          </w:rPr>
          <w:delText>, an</w:delText>
        </w:r>
        <w:r w:rsidR="005605E4" w:rsidRPr="00566D7E" w:rsidDel="00B23BD9">
          <w:rPr>
            <w:rFonts w:ascii="Arial Narrow" w:hAnsi="Arial Narrow"/>
            <w:sz w:val="24"/>
            <w:szCs w:val="24"/>
          </w:rPr>
          <w:delText xml:space="preserve">d herein referred to as the  </w:delText>
        </w:r>
        <w:r w:rsidR="00A43217" w:rsidRPr="00566D7E" w:rsidDel="00B23BD9">
          <w:rPr>
            <w:rFonts w:ascii="Arial Narrow" w:hAnsi="Arial Narrow"/>
            <w:b/>
            <w:sz w:val="24"/>
            <w:szCs w:val="24"/>
          </w:rPr>
          <w:delText>“</w:delText>
        </w:r>
        <w:r w:rsidR="00E1291A" w:rsidRPr="00566D7E" w:rsidDel="00B23BD9">
          <w:rPr>
            <w:rFonts w:ascii="Arial Narrow" w:hAnsi="Arial Narrow"/>
            <w:b/>
            <w:sz w:val="24"/>
            <w:szCs w:val="24"/>
          </w:rPr>
          <w:delText>S</w:delText>
        </w:r>
        <w:r w:rsidR="005605E4" w:rsidRPr="00566D7E" w:rsidDel="00B23BD9">
          <w:rPr>
            <w:rFonts w:ascii="Arial Narrow" w:hAnsi="Arial Narrow"/>
            <w:b/>
            <w:sz w:val="24"/>
            <w:szCs w:val="24"/>
          </w:rPr>
          <w:delText>YSTEM</w:delText>
        </w:r>
        <w:r w:rsidR="00A43217" w:rsidRPr="00566D7E" w:rsidDel="00B23BD9">
          <w:rPr>
            <w:rFonts w:ascii="Arial Narrow" w:hAnsi="Arial Narrow"/>
            <w:sz w:val="24"/>
            <w:szCs w:val="24"/>
          </w:rPr>
          <w:delText>”</w:delText>
        </w:r>
        <w:r w:rsidR="00E1291A" w:rsidRPr="00566D7E" w:rsidDel="00B23BD9">
          <w:rPr>
            <w:rFonts w:ascii="Arial Narrow" w:hAnsi="Arial Narrow"/>
            <w:sz w:val="24"/>
            <w:szCs w:val="24"/>
          </w:rPr>
          <w:delText>;</w:delText>
        </w:r>
        <w:r w:rsidR="0033085B" w:rsidRPr="0033085B" w:rsidDel="00B23BD9">
          <w:rPr>
            <w:rFonts w:ascii="Arial Narrow" w:hAnsi="Arial Narrow"/>
            <w:noProof/>
            <w:sz w:val="24"/>
            <w:szCs w:val="24"/>
            <w:lang w:eastAsia="en-PH"/>
          </w:rPr>
          <w:delText xml:space="preserve"> </w:delText>
        </w:r>
      </w:del>
    </w:p>
    <w:p w14:paraId="15E9E7C6" w14:textId="0967FBC2" w:rsidR="00E1291A" w:rsidRPr="00566D7E" w:rsidDel="00B23BD9" w:rsidRDefault="0033085B">
      <w:pPr>
        <w:spacing w:after="0" w:line="240" w:lineRule="auto"/>
        <w:jc w:val="center"/>
        <w:rPr>
          <w:del w:id="22" w:author="User" w:date="2020-01-21T17:15:00Z"/>
          <w:rFonts w:ascii="Arial Narrow" w:hAnsi="Arial Narrow"/>
          <w:sz w:val="24"/>
          <w:szCs w:val="24"/>
        </w:rPr>
      </w:pPr>
      <w:del w:id="23" w:author="User" w:date="2020-01-21T17:15:00Z">
        <w:r w:rsidRPr="00812C67" w:rsidDel="00B23BD9">
          <w:rPr>
            <w:rFonts w:ascii="Arial Narrow" w:hAnsi="Arial Narrow"/>
            <w:noProof/>
            <w:sz w:val="24"/>
            <w:szCs w:val="24"/>
            <w:lang w:eastAsia="en-PH"/>
          </w:rPr>
          <mc:AlternateContent>
            <mc:Choice Requires="wps">
              <w:drawing>
                <wp:anchor distT="0" distB="0" distL="114300" distR="114300" simplePos="0" relativeHeight="251759616" behindDoc="0" locked="0" layoutInCell="1" allowOverlap="1" wp14:anchorId="29749AD5" wp14:editId="7EBC5FF4">
                  <wp:simplePos x="0" y="0"/>
                  <wp:positionH relativeFrom="column">
                    <wp:posOffset>-862330</wp:posOffset>
                  </wp:positionH>
                  <wp:positionV relativeFrom="paragraph">
                    <wp:posOffset>163195</wp:posOffset>
                  </wp:positionV>
                  <wp:extent cx="556895" cy="2316268"/>
                  <wp:effectExtent l="0" t="0" r="1905"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6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1019F1" w14:textId="4F7880F6" w:rsidR="0033085B" w:rsidRPr="00BB65F1" w:rsidRDefault="0033085B" w:rsidP="0033085B">
                              <w:pPr>
                                <w:spacing w:after="0" w:line="240" w:lineRule="auto"/>
                                <w:jc w:val="center"/>
                                <w:rPr>
                                  <w:rFonts w:ascii="Arial Narrow" w:hAnsi="Arial Narrow"/>
                                  <w:b/>
                                </w:rPr>
                              </w:pPr>
                              <w:r>
                                <w:rPr>
                                  <w:rFonts w:ascii="Arial Narrow" w:hAnsi="Arial Narrow"/>
                                  <w:b/>
                                </w:rPr>
                                <w:t>RAFAEL A. CABREDO</w:t>
                              </w:r>
                            </w:p>
                            <w:p w14:paraId="15BFFD1B" w14:textId="58AD52E6" w:rsidR="0033085B" w:rsidRDefault="0033085B" w:rsidP="0033085B">
                              <w:pPr>
                                <w:spacing w:after="0" w:line="240" w:lineRule="auto"/>
                                <w:jc w:val="center"/>
                                <w:rPr>
                                  <w:rFonts w:ascii="Arial Narrow" w:hAnsi="Arial Narrow"/>
                                </w:rPr>
                              </w:pPr>
                              <w:r>
                                <w:rPr>
                                  <w:rFonts w:ascii="Arial Narrow" w:hAnsi="Arial Narrow"/>
                                </w:rPr>
                                <w:t>Dean CCS, DLSU</w:t>
                              </w:r>
                            </w:p>
                            <w:p w14:paraId="015DC463" w14:textId="77777777" w:rsidR="0033085B" w:rsidRDefault="0033085B" w:rsidP="0033085B">
                              <w:pPr>
                                <w:spacing w:after="0" w:line="240" w:lineRule="auto"/>
                                <w:jc w:val="center"/>
                                <w:rPr>
                                  <w:rFonts w:ascii="Arial Narrow" w:hAnsi="Arial Narrow"/>
                                </w:rPr>
                              </w:pPr>
                            </w:p>
                            <w:p w14:paraId="0543B9B3" w14:textId="77777777" w:rsidR="0033085B" w:rsidRPr="006255BF" w:rsidRDefault="0033085B" w:rsidP="0033085B">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749AD5" id="_x0000_s1028" type="#_x0000_t202" style="position:absolute;left:0;text-align:left;margin-left:-67.9pt;margin-top:12.85pt;width:43.85pt;height:182.4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" stroked="f">
                  <v:textbox style="layout-flow:vertical;mso-layout-flow-alt:bottom-to-top">
                    <w:txbxContent>
                      <w:p w14:paraId="451019F1" w14:textId="4F7880F6" w:rsidR="0033085B" w:rsidRPr="00BB65F1" w:rsidRDefault="0033085B" w:rsidP="0033085B">
                        <w:pPr>
                          <w:spacing w:after="0" w:line="240" w:lineRule="auto"/>
                          <w:jc w:val="center"/>
                          <w:rPr>
                            <w:rFonts w:ascii="Arial Narrow" w:hAnsi="Arial Narrow"/>
                            <w:b/>
                          </w:rPr>
                        </w:pPr>
                        <w:r>
                          <w:rPr>
                            <w:rFonts w:ascii="Arial Narrow" w:hAnsi="Arial Narrow"/>
                            <w:b/>
                          </w:rPr>
                          <w:t>RAFAEL A. CABREDO</w:t>
                        </w:r>
                      </w:p>
                      <w:p w14:paraId="15BFFD1B" w14:textId="58AD52E6" w:rsidR="0033085B" w:rsidRDefault="0033085B" w:rsidP="0033085B">
                        <w:pPr>
                          <w:spacing w:after="0" w:line="240" w:lineRule="auto"/>
                          <w:jc w:val="center"/>
                          <w:rPr>
                            <w:rFonts w:ascii="Arial Narrow" w:hAnsi="Arial Narrow"/>
                          </w:rPr>
                        </w:pPr>
                        <w:r>
                          <w:rPr>
                            <w:rFonts w:ascii="Arial Narrow" w:hAnsi="Arial Narrow"/>
                          </w:rPr>
                          <w:t>Dean CCS, DLSU</w:t>
                        </w:r>
                      </w:p>
                      <w:p w14:paraId="015DC463" w14:textId="77777777" w:rsidR="0033085B" w:rsidRDefault="0033085B" w:rsidP="0033085B">
                        <w:pPr>
                          <w:spacing w:after="0" w:line="240" w:lineRule="auto"/>
                          <w:jc w:val="center"/>
                          <w:rPr>
                            <w:rFonts w:ascii="Arial Narrow" w:hAnsi="Arial Narrow"/>
                          </w:rPr>
                        </w:pPr>
                      </w:p>
                      <w:p w14:paraId="0543B9B3" w14:textId="77777777" w:rsidR="0033085B" w:rsidRPr="006255BF" w:rsidRDefault="0033085B" w:rsidP="0033085B">
                        <w:pPr>
                          <w:spacing w:after="0" w:line="240" w:lineRule="auto"/>
                          <w:jc w:val="center"/>
                          <w:rPr>
                            <w:rFonts w:ascii="Arial Narrow" w:hAnsi="Arial Narrow"/>
                          </w:rPr>
                        </w:pPr>
                      </w:p>
                    </w:txbxContent>
                  </v:textbox>
                </v:shape>
              </w:pict>
            </mc:Fallback>
          </mc:AlternateContent>
        </w:r>
        <w:r w:rsidR="00E1291A" w:rsidRPr="00566D7E" w:rsidDel="00B23BD9">
          <w:rPr>
            <w:rFonts w:ascii="Arial Narrow" w:hAnsi="Arial Narrow"/>
            <w:sz w:val="24"/>
            <w:szCs w:val="24"/>
          </w:rPr>
          <w:delText>-and-</w:delText>
        </w:r>
      </w:del>
    </w:p>
    <w:p w14:paraId="496D4DA1" w14:textId="7531FFF7" w:rsidR="00E1291A" w:rsidRPr="00566D7E" w:rsidDel="00B23BD9" w:rsidRDefault="00E1291A">
      <w:pPr>
        <w:spacing w:after="0" w:line="240" w:lineRule="auto"/>
        <w:jc w:val="center"/>
        <w:rPr>
          <w:del w:id="24" w:author="User" w:date="2020-01-21T17:15:00Z"/>
          <w:rFonts w:ascii="Arial Narrow" w:hAnsi="Arial Narrow"/>
          <w:sz w:val="24"/>
          <w:szCs w:val="24"/>
        </w:rPr>
        <w:pPrChange w:id="25" w:author="User" w:date="2020-01-21T17:15:00Z">
          <w:pPr>
            <w:spacing w:after="0" w:line="240" w:lineRule="auto"/>
            <w:jc w:val="both"/>
          </w:pPr>
        </w:pPrChange>
      </w:pPr>
    </w:p>
    <w:p w14:paraId="0147E3E5" w14:textId="3EF40FEA" w:rsidR="00C536FE" w:rsidRPr="00566D7E" w:rsidDel="00B23BD9" w:rsidRDefault="008C4C7C">
      <w:pPr>
        <w:spacing w:after="0" w:line="240" w:lineRule="auto"/>
        <w:jc w:val="center"/>
        <w:rPr>
          <w:del w:id="26" w:author="User" w:date="2020-01-21T17:15:00Z"/>
          <w:rFonts w:ascii="Arial Narrow" w:hAnsi="Arial Narrow"/>
          <w:b/>
          <w:sz w:val="24"/>
          <w:szCs w:val="24"/>
        </w:rPr>
        <w:pPrChange w:id="27" w:author="User" w:date="2020-01-21T17:15:00Z">
          <w:pPr>
            <w:spacing w:after="0" w:line="240" w:lineRule="auto"/>
            <w:ind w:left="720" w:right="720"/>
            <w:jc w:val="both"/>
          </w:pPr>
        </w:pPrChange>
      </w:pPr>
      <w:del w:id="28" w:author="User" w:date="2020-01-21T17:15:00Z">
        <w:r w:rsidRPr="00566D7E" w:rsidDel="00B23BD9">
          <w:rPr>
            <w:rFonts w:ascii="Arial Narrow" w:hAnsi="Arial Narrow"/>
            <w:b/>
            <w:sz w:val="24"/>
            <w:szCs w:val="24"/>
          </w:rPr>
          <w:delText>DE LA SALLE UNIVERSITY</w:delText>
        </w:r>
        <w:r w:rsidR="00704815" w:rsidRPr="00566D7E" w:rsidDel="00B23BD9">
          <w:rPr>
            <w:rFonts w:ascii="Arial Narrow" w:hAnsi="Arial Narrow"/>
            <w:b/>
            <w:sz w:val="24"/>
            <w:szCs w:val="24"/>
          </w:rPr>
          <w:delText xml:space="preserve">, </w:delText>
        </w:r>
        <w:r w:rsidR="00DC3EBB" w:rsidRPr="00566D7E" w:rsidDel="00B23BD9">
          <w:rPr>
            <w:rFonts w:ascii="Arial Narrow" w:hAnsi="Arial Narrow"/>
            <w:sz w:val="24"/>
            <w:szCs w:val="24"/>
          </w:rPr>
          <w:delText>a</w:delText>
        </w:r>
        <w:r w:rsidR="001C3642" w:rsidRPr="00566D7E" w:rsidDel="00B23BD9">
          <w:rPr>
            <w:rFonts w:ascii="Arial Narrow" w:hAnsi="Arial Narrow"/>
            <w:sz w:val="24"/>
            <w:szCs w:val="24"/>
          </w:rPr>
          <w:delText>n internationally recognized Catholic university in the Philippines</w:delText>
        </w:r>
        <w:r w:rsidR="00C536FE" w:rsidRPr="00566D7E" w:rsidDel="00B23BD9">
          <w:rPr>
            <w:rFonts w:ascii="Arial Narrow" w:hAnsi="Arial Narrow"/>
            <w:sz w:val="24"/>
            <w:szCs w:val="24"/>
          </w:rPr>
          <w:delText xml:space="preserve"> </w:delText>
        </w:r>
        <w:r w:rsidR="001C3642" w:rsidRPr="00566D7E" w:rsidDel="00B23BD9">
          <w:rPr>
            <w:rFonts w:ascii="Arial Narrow" w:hAnsi="Arial Narrow"/>
            <w:sz w:val="24"/>
            <w:szCs w:val="24"/>
          </w:rPr>
          <w:delText xml:space="preserve">established by the Brothers of the Christian Schools in 1911, </w:delText>
        </w:r>
        <w:r w:rsidR="00D62C0B" w:rsidRPr="00566D7E" w:rsidDel="00B23BD9">
          <w:rPr>
            <w:rFonts w:ascii="Arial Narrow" w:hAnsi="Arial Narrow"/>
            <w:sz w:val="24"/>
            <w:szCs w:val="24"/>
          </w:rPr>
          <w:delText xml:space="preserve">with principal office address at </w:delText>
        </w:r>
        <w:r w:rsidR="001C3642" w:rsidRPr="00566D7E" w:rsidDel="00B23BD9">
          <w:rPr>
            <w:rFonts w:ascii="Arial Narrow" w:hAnsi="Arial Narrow"/>
            <w:sz w:val="24"/>
            <w:szCs w:val="24"/>
          </w:rPr>
          <w:delText>2401 Taft Avenue, 1104 Manila</w:delText>
        </w:r>
        <w:r w:rsidR="00D62C0B" w:rsidRPr="00566D7E" w:rsidDel="00B23BD9">
          <w:rPr>
            <w:rFonts w:ascii="Arial Narrow" w:hAnsi="Arial Narrow"/>
            <w:sz w:val="24"/>
            <w:szCs w:val="24"/>
          </w:rPr>
          <w:delText xml:space="preserve"> </w:delText>
        </w:r>
        <w:r w:rsidR="009B4DF4" w:rsidDel="00B23BD9">
          <w:rPr>
            <w:rFonts w:ascii="Arial Narrow" w:hAnsi="Arial Narrow"/>
            <w:sz w:val="24"/>
            <w:szCs w:val="24"/>
          </w:rPr>
          <w:delText xml:space="preserve">represented herein by its </w:delText>
        </w:r>
        <w:r w:rsidR="00D62C0B" w:rsidRPr="00566D7E" w:rsidDel="00B23BD9">
          <w:rPr>
            <w:rFonts w:ascii="Arial Narrow" w:hAnsi="Arial Narrow"/>
            <w:sz w:val="24"/>
            <w:szCs w:val="24"/>
          </w:rPr>
          <w:delText xml:space="preserve">Chancellor, </w:delText>
        </w:r>
        <w:r w:rsidR="00CB7CDD" w:rsidRPr="00566D7E" w:rsidDel="00B23BD9">
          <w:rPr>
            <w:rFonts w:ascii="Arial Narrow" w:hAnsi="Arial Narrow"/>
            <w:b/>
            <w:sz w:val="24"/>
            <w:szCs w:val="24"/>
          </w:rPr>
          <w:delText xml:space="preserve">DR. </w:delText>
        </w:r>
        <w:r w:rsidR="00CA61C8" w:rsidDel="00B23BD9">
          <w:rPr>
            <w:rFonts w:ascii="Arial Narrow" w:hAnsi="Arial Narrow"/>
            <w:b/>
            <w:sz w:val="24"/>
            <w:szCs w:val="24"/>
          </w:rPr>
          <w:delText>ROBERT C. ROLEDA</w:delText>
        </w:r>
        <w:r w:rsidR="00CB7CDD" w:rsidRPr="00566D7E" w:rsidDel="00B23BD9">
          <w:rPr>
            <w:rFonts w:ascii="Arial Narrow" w:hAnsi="Arial Narrow"/>
            <w:sz w:val="24"/>
            <w:szCs w:val="24"/>
          </w:rPr>
          <w:delText xml:space="preserve">, </w:delText>
        </w:r>
        <w:r w:rsidR="00D62C0B" w:rsidRPr="00566D7E" w:rsidDel="00B23BD9">
          <w:rPr>
            <w:rFonts w:ascii="Arial Narrow" w:hAnsi="Arial Narrow"/>
            <w:sz w:val="24"/>
            <w:szCs w:val="24"/>
          </w:rPr>
          <w:delText>herein</w:delText>
        </w:r>
        <w:r w:rsidR="00CB7CDD" w:rsidRPr="00566D7E" w:rsidDel="00B23BD9">
          <w:rPr>
            <w:rFonts w:ascii="Arial Narrow" w:hAnsi="Arial Narrow"/>
            <w:sz w:val="24"/>
            <w:szCs w:val="24"/>
          </w:rPr>
          <w:delText xml:space="preserve">after referred to as </w:delText>
        </w:r>
        <w:r w:rsidR="00840525" w:rsidRPr="00566D7E" w:rsidDel="00B23BD9">
          <w:rPr>
            <w:rFonts w:ascii="Arial Narrow" w:hAnsi="Arial Narrow"/>
            <w:sz w:val="24"/>
            <w:szCs w:val="24"/>
          </w:rPr>
          <w:delText xml:space="preserve">the </w:delText>
        </w:r>
        <w:r w:rsidR="00CB7CDD" w:rsidRPr="00566D7E" w:rsidDel="00B23BD9">
          <w:rPr>
            <w:rFonts w:ascii="Arial Narrow" w:hAnsi="Arial Narrow"/>
            <w:b/>
            <w:sz w:val="24"/>
            <w:szCs w:val="24"/>
          </w:rPr>
          <w:delText>“</w:delText>
        </w:r>
        <w:r w:rsidR="005605E4" w:rsidRPr="00566D7E" w:rsidDel="00B23BD9">
          <w:rPr>
            <w:rFonts w:ascii="Arial Narrow" w:hAnsi="Arial Narrow"/>
            <w:b/>
            <w:sz w:val="24"/>
            <w:szCs w:val="24"/>
          </w:rPr>
          <w:delText>UNIVERSITY</w:delText>
        </w:r>
        <w:r w:rsidR="005605E4" w:rsidRPr="00566D7E" w:rsidDel="00B23BD9">
          <w:rPr>
            <w:rFonts w:ascii="Arial Narrow" w:hAnsi="Arial Narrow"/>
            <w:sz w:val="24"/>
            <w:szCs w:val="24"/>
          </w:rPr>
          <w:delText>”</w:delText>
        </w:r>
        <w:r w:rsidR="00D62C0B" w:rsidRPr="00566D7E" w:rsidDel="00B23BD9">
          <w:rPr>
            <w:rFonts w:ascii="Arial Narrow" w:hAnsi="Arial Narrow"/>
            <w:sz w:val="24"/>
            <w:szCs w:val="24"/>
          </w:rPr>
          <w:delText>;</w:delText>
        </w:r>
      </w:del>
    </w:p>
    <w:p w14:paraId="3DFE89D4" w14:textId="3413565B" w:rsidR="00E1291A" w:rsidDel="00B23BD9" w:rsidRDefault="00E1291A">
      <w:pPr>
        <w:spacing w:after="0" w:line="240" w:lineRule="auto"/>
        <w:jc w:val="center"/>
        <w:rPr>
          <w:del w:id="29" w:author="User" w:date="2020-01-21T17:15:00Z"/>
          <w:rFonts w:ascii="Arial Narrow" w:hAnsi="Arial Narrow"/>
          <w:sz w:val="24"/>
          <w:szCs w:val="24"/>
        </w:rPr>
        <w:pPrChange w:id="30" w:author="User" w:date="2020-01-21T17:15:00Z">
          <w:pPr>
            <w:spacing w:after="0" w:line="240" w:lineRule="auto"/>
            <w:jc w:val="both"/>
          </w:pPr>
        </w:pPrChange>
      </w:pPr>
    </w:p>
    <w:p w14:paraId="659A9A46" w14:textId="64E4AC6F" w:rsidR="00AE40F3" w:rsidRPr="00566D7E" w:rsidDel="00B23BD9" w:rsidRDefault="00AE40F3">
      <w:pPr>
        <w:spacing w:after="0" w:line="240" w:lineRule="auto"/>
        <w:jc w:val="center"/>
        <w:rPr>
          <w:del w:id="31" w:author="User" w:date="2020-01-21T17:15:00Z"/>
          <w:rFonts w:ascii="Arial Narrow" w:hAnsi="Arial Narrow"/>
          <w:sz w:val="24"/>
          <w:szCs w:val="24"/>
        </w:rPr>
        <w:pPrChange w:id="32" w:author="User" w:date="2020-01-21T17:15:00Z">
          <w:pPr>
            <w:spacing w:after="0" w:line="240" w:lineRule="auto"/>
            <w:jc w:val="both"/>
          </w:pPr>
        </w:pPrChange>
      </w:pPr>
    </w:p>
    <w:p w14:paraId="68FA6859" w14:textId="37EB4490" w:rsidR="00D93EDF" w:rsidRPr="00566D7E" w:rsidDel="00B23BD9" w:rsidRDefault="00D93EDF">
      <w:pPr>
        <w:spacing w:after="0" w:line="240" w:lineRule="auto"/>
        <w:jc w:val="center"/>
        <w:rPr>
          <w:del w:id="33" w:author="User" w:date="2020-01-21T17:15:00Z"/>
          <w:rFonts w:ascii="Arial Narrow" w:hAnsi="Arial Narrow"/>
          <w:b/>
          <w:sz w:val="24"/>
          <w:szCs w:val="24"/>
        </w:rPr>
      </w:pPr>
      <w:del w:id="34" w:author="User" w:date="2020-01-21T17:15:00Z">
        <w:r w:rsidRPr="00566D7E" w:rsidDel="00B23BD9">
          <w:rPr>
            <w:rFonts w:ascii="Arial Narrow" w:hAnsi="Arial Narrow"/>
            <w:b/>
            <w:sz w:val="24"/>
            <w:szCs w:val="24"/>
          </w:rPr>
          <w:delText>WITNESSETH THAT:</w:delText>
        </w:r>
      </w:del>
    </w:p>
    <w:p w14:paraId="69821DEF" w14:textId="66C11041" w:rsidR="00D93EDF" w:rsidDel="00B23BD9" w:rsidRDefault="0033085B">
      <w:pPr>
        <w:spacing w:after="0" w:line="240" w:lineRule="auto"/>
        <w:jc w:val="center"/>
        <w:rPr>
          <w:del w:id="35" w:author="User" w:date="2020-01-21T17:15:00Z"/>
          <w:rFonts w:ascii="Arial Narrow" w:hAnsi="Arial Narrow"/>
          <w:sz w:val="24"/>
          <w:szCs w:val="24"/>
        </w:rPr>
        <w:pPrChange w:id="36" w:author="User" w:date="2020-01-21T17:15:00Z">
          <w:pPr>
            <w:spacing w:after="0" w:line="240" w:lineRule="auto"/>
            <w:jc w:val="both"/>
          </w:pPr>
        </w:pPrChange>
      </w:pPr>
      <w:del w:id="37" w:author="User" w:date="2020-01-21T17:15:00Z">
        <w:r w:rsidRPr="00812C67" w:rsidDel="00B23BD9">
          <w:rPr>
            <w:rFonts w:ascii="Arial Narrow" w:hAnsi="Arial Narrow"/>
            <w:noProof/>
            <w:sz w:val="24"/>
            <w:szCs w:val="24"/>
            <w:lang w:eastAsia="en-PH"/>
          </w:rPr>
          <mc:AlternateContent>
            <mc:Choice Requires="wps">
              <w:drawing>
                <wp:anchor distT="0" distB="0" distL="114300" distR="114300" simplePos="0" relativeHeight="251765760" behindDoc="0" locked="0" layoutInCell="1" allowOverlap="1" wp14:anchorId="7E900202" wp14:editId="11C436CA">
                  <wp:simplePos x="0" y="0"/>
                  <wp:positionH relativeFrom="column">
                    <wp:posOffset>5805170</wp:posOffset>
                  </wp:positionH>
                  <wp:positionV relativeFrom="paragraph">
                    <wp:posOffset>69850</wp:posOffset>
                  </wp:positionV>
                  <wp:extent cx="556895" cy="2315845"/>
                  <wp:effectExtent l="0" t="0" r="0" b="8255"/>
                  <wp:wrapNone/>
                  <wp:docPr id="1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5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FB595B" w14:textId="532365C8" w:rsidR="0033085B" w:rsidRPr="00BB65F1" w:rsidRDefault="0033085B" w:rsidP="0033085B">
                              <w:pPr>
                                <w:spacing w:after="0" w:line="240" w:lineRule="auto"/>
                                <w:jc w:val="center"/>
                                <w:rPr>
                                  <w:rFonts w:ascii="Arial Narrow" w:hAnsi="Arial Narrow"/>
                                  <w:b/>
                                </w:rPr>
                              </w:pPr>
                              <w:r>
                                <w:rPr>
                                  <w:rFonts w:ascii="Arial Narrow" w:hAnsi="Arial Narrow"/>
                                  <w:b/>
                                </w:rPr>
                                <w:t>JONATHAN DUNGCA, PhD</w:t>
                              </w:r>
                            </w:p>
                            <w:p w14:paraId="539FF15E" w14:textId="3C59912E" w:rsidR="0033085B" w:rsidRDefault="0033085B" w:rsidP="0033085B">
                              <w:pPr>
                                <w:spacing w:after="0" w:line="240" w:lineRule="auto"/>
                                <w:jc w:val="center"/>
                                <w:rPr>
                                  <w:rFonts w:ascii="Arial Narrow" w:hAnsi="Arial Narrow"/>
                                </w:rPr>
                              </w:pPr>
                              <w:r>
                                <w:rPr>
                                  <w:rFonts w:ascii="Arial Narrow" w:hAnsi="Arial Narrow"/>
                                </w:rPr>
                                <w:t>Dean, Gokongwei College of Engineering</w:t>
                              </w:r>
                            </w:p>
                            <w:p w14:paraId="39FB7FE9" w14:textId="77777777" w:rsidR="0033085B" w:rsidRDefault="0033085B" w:rsidP="0033085B">
                              <w:pPr>
                                <w:spacing w:after="0" w:line="240" w:lineRule="auto"/>
                                <w:jc w:val="center"/>
                                <w:rPr>
                                  <w:rFonts w:ascii="Arial Narrow" w:hAnsi="Arial Narrow"/>
                                </w:rPr>
                              </w:pPr>
                            </w:p>
                            <w:p w14:paraId="0066E28B" w14:textId="77777777" w:rsidR="0033085B" w:rsidRPr="006255BF" w:rsidRDefault="0033085B" w:rsidP="0033085B">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900202" id="_x0000_s1029" type="#_x0000_t202" style="position:absolute;left:0;text-align:left;margin-left:457.1pt;margin-top:5.5pt;width:43.85pt;height:182.3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" stroked="f">
                  <v:textbox style="layout-flow:vertical;mso-layout-flow-alt:bottom-to-top">
                    <w:txbxContent>
                      <w:p w14:paraId="66FB595B" w14:textId="532365C8" w:rsidR="0033085B" w:rsidRPr="00BB65F1" w:rsidRDefault="0033085B" w:rsidP="0033085B">
                        <w:pPr>
                          <w:spacing w:after="0" w:line="240" w:lineRule="auto"/>
                          <w:jc w:val="center"/>
                          <w:rPr>
                            <w:rFonts w:ascii="Arial Narrow" w:hAnsi="Arial Narrow"/>
                            <w:b/>
                          </w:rPr>
                        </w:pPr>
                        <w:r>
                          <w:rPr>
                            <w:rFonts w:ascii="Arial Narrow" w:hAnsi="Arial Narrow"/>
                            <w:b/>
                          </w:rPr>
                          <w:t>JONATHAN DUNGCA, PhD</w:t>
                        </w:r>
                      </w:p>
                      <w:p w14:paraId="539FF15E" w14:textId="3C59912E" w:rsidR="0033085B" w:rsidRDefault="0033085B" w:rsidP="0033085B">
                        <w:pPr>
                          <w:spacing w:after="0" w:line="240" w:lineRule="auto"/>
                          <w:jc w:val="center"/>
                          <w:rPr>
                            <w:rFonts w:ascii="Arial Narrow" w:hAnsi="Arial Narrow"/>
                          </w:rPr>
                        </w:pPr>
                        <w:r>
                          <w:rPr>
                            <w:rFonts w:ascii="Arial Narrow" w:hAnsi="Arial Narrow"/>
                          </w:rPr>
                          <w:t>Dean, Gokongwei College of Engineering</w:t>
                        </w:r>
                      </w:p>
                      <w:p w14:paraId="39FB7FE9" w14:textId="77777777" w:rsidR="0033085B" w:rsidRDefault="0033085B" w:rsidP="0033085B">
                        <w:pPr>
                          <w:spacing w:after="0" w:line="240" w:lineRule="auto"/>
                          <w:jc w:val="center"/>
                          <w:rPr>
                            <w:rFonts w:ascii="Arial Narrow" w:hAnsi="Arial Narrow"/>
                          </w:rPr>
                        </w:pPr>
                      </w:p>
                      <w:p w14:paraId="0066E28B" w14:textId="77777777" w:rsidR="0033085B" w:rsidRPr="006255BF" w:rsidRDefault="0033085B" w:rsidP="0033085B">
                        <w:pPr>
                          <w:spacing w:after="0" w:line="240" w:lineRule="auto"/>
                          <w:jc w:val="center"/>
                          <w:rPr>
                            <w:rFonts w:ascii="Arial Narrow" w:hAnsi="Arial Narrow"/>
                          </w:rPr>
                        </w:pPr>
                      </w:p>
                    </w:txbxContent>
                  </v:textbox>
                </v:shape>
              </w:pict>
            </mc:Fallback>
          </mc:AlternateContent>
        </w:r>
      </w:del>
    </w:p>
    <w:p w14:paraId="771D5C13" w14:textId="1EFC94E1" w:rsidR="00AE40F3" w:rsidRPr="00566D7E" w:rsidDel="00B23BD9" w:rsidRDefault="00AE40F3">
      <w:pPr>
        <w:spacing w:after="0" w:line="240" w:lineRule="auto"/>
        <w:jc w:val="center"/>
        <w:rPr>
          <w:del w:id="38" w:author="User" w:date="2020-01-21T17:15:00Z"/>
          <w:rFonts w:ascii="Arial Narrow" w:hAnsi="Arial Narrow"/>
          <w:sz w:val="24"/>
          <w:szCs w:val="24"/>
        </w:rPr>
        <w:pPrChange w:id="39" w:author="User" w:date="2020-01-21T17:15:00Z">
          <w:pPr>
            <w:spacing w:after="0" w:line="240" w:lineRule="auto"/>
            <w:jc w:val="both"/>
          </w:pPr>
        </w:pPrChange>
      </w:pPr>
    </w:p>
    <w:p w14:paraId="3FC3407A" w14:textId="5C9E2FAF" w:rsidR="00D93EDF" w:rsidRPr="00566D7E" w:rsidDel="00B23BD9" w:rsidRDefault="0033085B">
      <w:pPr>
        <w:spacing w:after="0" w:line="240" w:lineRule="auto"/>
        <w:jc w:val="center"/>
        <w:rPr>
          <w:del w:id="40" w:author="User" w:date="2020-01-21T17:15:00Z"/>
          <w:rFonts w:ascii="Arial Narrow" w:hAnsi="Arial Narrow"/>
          <w:sz w:val="24"/>
          <w:szCs w:val="24"/>
        </w:rPr>
        <w:pPrChange w:id="41" w:author="User" w:date="2020-01-21T17:15:00Z">
          <w:pPr>
            <w:spacing w:after="0" w:line="240" w:lineRule="auto"/>
            <w:ind w:firstLine="720"/>
            <w:jc w:val="both"/>
          </w:pPr>
        </w:pPrChange>
      </w:pPr>
      <w:del w:id="42" w:author="User" w:date="2020-01-21T17:15:00Z">
        <w:r w:rsidDel="00B23BD9">
          <w:rPr>
            <w:rFonts w:ascii="Arial Narrow" w:hAnsi="Arial Narrow"/>
            <w:b/>
            <w:noProof/>
            <w:sz w:val="24"/>
            <w:szCs w:val="24"/>
            <w:lang w:eastAsia="en-PH"/>
          </w:rPr>
          <mc:AlternateContent>
            <mc:Choice Requires="wps">
              <w:drawing>
                <wp:anchor distT="0" distB="0" distL="114300" distR="114300" simplePos="0" relativeHeight="251645952" behindDoc="0" locked="0" layoutInCell="1" allowOverlap="1" wp14:anchorId="7CD94800" wp14:editId="5718809A">
                  <wp:simplePos x="0" y="0"/>
                  <wp:positionH relativeFrom="column">
                    <wp:posOffset>-859790</wp:posOffset>
                  </wp:positionH>
                  <wp:positionV relativeFrom="paragraph">
                    <wp:posOffset>551180</wp:posOffset>
                  </wp:positionV>
                  <wp:extent cx="503555" cy="2157730"/>
                  <wp:effectExtent l="0" t="0" r="1905" b="0"/>
                  <wp:wrapSquare wrapText="bothSides"/>
                  <wp:docPr id="1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55" cy="2157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5886E4" w14:textId="0D8EC257" w:rsidR="002615BB" w:rsidRPr="00BB65F1" w:rsidRDefault="00AB4070" w:rsidP="00511003">
                              <w:pPr>
                                <w:spacing w:after="0" w:line="240" w:lineRule="auto"/>
                                <w:jc w:val="center"/>
                                <w:rPr>
                                  <w:rFonts w:ascii="Arial Narrow" w:hAnsi="Arial Narrow"/>
                                  <w:b/>
                                </w:rPr>
                              </w:pPr>
                              <w:r>
                                <w:rPr>
                                  <w:rFonts w:ascii="Arial Narrow" w:hAnsi="Arial Narrow"/>
                                  <w:b/>
                                </w:rPr>
                                <w:t>LILIA T. HABACON</w:t>
                              </w:r>
                            </w:p>
                            <w:p w14:paraId="5B3BA780" w14:textId="77777777" w:rsidR="002615BB" w:rsidRPr="006255BF" w:rsidRDefault="002615BB" w:rsidP="00511003">
                              <w:pPr>
                                <w:spacing w:after="0" w:line="240" w:lineRule="auto"/>
                                <w:jc w:val="center"/>
                                <w:rPr>
                                  <w:rFonts w:ascii="Arial Narrow" w:hAnsi="Arial Narrow"/>
                                </w:rPr>
                              </w:pPr>
                              <w:r w:rsidRPr="00BB65F1">
                                <w:rPr>
                                  <w:rFonts w:ascii="Arial Narrow" w:hAnsi="Arial Narrow"/>
                                </w:rPr>
                                <w:t>Executive Director, PSHS System</w:t>
                              </w:r>
                            </w:p>
                          </w:txbxContent>
                        </wps:txbx>
                        <wps:bodyPr rot="0" vert="vert270"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CD94800" id="Text Box 8" o:spid="_x0000_s1030" type="#_x0000_t202" style="position:absolute;left:0;text-align:left;margin-left:-67.7pt;margin-top:43.4pt;width:39.65pt;height:169.9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" stroked="f">
                  <v:textbox style="layout-flow:vertical;mso-layout-flow-alt:bottom-to-top;mso-fit-shape-to-text:t">
                    <w:txbxContent>
                      <w:p w14:paraId="2C5886E4" w14:textId="0D8EC257" w:rsidR="002615BB" w:rsidRPr="00BB65F1" w:rsidRDefault="00AB4070" w:rsidP="00511003">
                        <w:pPr>
                          <w:spacing w:after="0" w:line="240" w:lineRule="auto"/>
                          <w:jc w:val="center"/>
                          <w:rPr>
                            <w:rFonts w:ascii="Arial Narrow" w:hAnsi="Arial Narrow"/>
                            <w:b/>
                          </w:rPr>
                        </w:pPr>
                        <w:r>
                          <w:rPr>
                            <w:rFonts w:ascii="Arial Narrow" w:hAnsi="Arial Narrow"/>
                            <w:b/>
                          </w:rPr>
                          <w:t>LILIA T. HABACON</w:t>
                        </w:r>
                      </w:p>
                      <w:p w14:paraId="5B3BA780" w14:textId="77777777" w:rsidR="002615BB" w:rsidRPr="006255BF" w:rsidRDefault="002615BB" w:rsidP="00511003">
                        <w:pPr>
                          <w:spacing w:after="0" w:line="240" w:lineRule="auto"/>
                          <w:jc w:val="center"/>
                          <w:rPr>
                            <w:rFonts w:ascii="Arial Narrow" w:hAnsi="Arial Narrow"/>
                          </w:rPr>
                        </w:pPr>
                        <w:r w:rsidRPr="00BB65F1">
                          <w:rPr>
                            <w:rFonts w:ascii="Arial Narrow" w:hAnsi="Arial Narrow"/>
                          </w:rPr>
                          <w:t>Executive Director, PSHS System</w:t>
                        </w:r>
                      </w:p>
                    </w:txbxContent>
                  </v:textbox>
                  <w10:wrap type="square"/>
                </v:shape>
              </w:pict>
            </mc:Fallback>
          </mc:AlternateContent>
        </w:r>
        <w:r w:rsidR="00D93EDF" w:rsidRPr="00566D7E" w:rsidDel="00B23BD9">
          <w:rPr>
            <w:rFonts w:ascii="Arial Narrow" w:hAnsi="Arial Narrow"/>
            <w:b/>
            <w:sz w:val="24"/>
            <w:szCs w:val="24"/>
          </w:rPr>
          <w:delText>WHEREAS,</w:delText>
        </w:r>
        <w:r w:rsidR="00D93EDF" w:rsidRPr="00566D7E" w:rsidDel="00B23BD9">
          <w:rPr>
            <w:rFonts w:ascii="Arial Narrow" w:hAnsi="Arial Narrow"/>
            <w:sz w:val="24"/>
            <w:szCs w:val="24"/>
          </w:rPr>
          <w:delText xml:space="preserve"> </w:delText>
        </w:r>
        <w:r w:rsidR="00591FB2" w:rsidDel="00B23BD9">
          <w:rPr>
            <w:rFonts w:ascii="Arial Narrow" w:hAnsi="Arial Narrow"/>
            <w:sz w:val="24"/>
            <w:szCs w:val="24"/>
          </w:rPr>
          <w:delText>PSHS Scholars</w:delText>
        </w:r>
        <w:r w:rsidR="0049678D" w:rsidDel="00B23BD9">
          <w:rPr>
            <w:rFonts w:ascii="Arial Narrow" w:hAnsi="Arial Narrow"/>
            <w:sz w:val="24"/>
            <w:szCs w:val="24"/>
          </w:rPr>
          <w:delText xml:space="preserve">, under the PSHS System Science </w:delText>
        </w:r>
        <w:r w:rsidR="00812C67" w:rsidDel="00B23BD9">
          <w:rPr>
            <w:rFonts w:ascii="Arial Narrow" w:hAnsi="Arial Narrow"/>
            <w:sz w:val="24"/>
            <w:szCs w:val="24"/>
          </w:rPr>
          <w:delText>Immersion Program (S</w:delText>
        </w:r>
        <w:r w:rsidR="0049678D" w:rsidDel="00B23BD9">
          <w:rPr>
            <w:rFonts w:ascii="Arial Narrow" w:hAnsi="Arial Narrow"/>
            <w:sz w:val="24"/>
            <w:szCs w:val="24"/>
          </w:rPr>
          <w:delText>IP),</w:delText>
        </w:r>
        <w:r w:rsidR="00591FB2" w:rsidDel="00B23BD9">
          <w:rPr>
            <w:rFonts w:ascii="Arial Narrow" w:hAnsi="Arial Narrow"/>
            <w:sz w:val="24"/>
            <w:szCs w:val="24"/>
          </w:rPr>
          <w:delText xml:space="preserve"> are required to complete a minimum of 80 hours </w:delText>
        </w:r>
        <w:r w:rsidR="00E56C7A" w:rsidDel="00B23BD9">
          <w:rPr>
            <w:rFonts w:ascii="Arial Narrow" w:hAnsi="Arial Narrow"/>
            <w:sz w:val="24"/>
            <w:szCs w:val="24"/>
          </w:rPr>
          <w:delText>immersion</w:delText>
        </w:r>
        <w:r w:rsidR="00591FB2" w:rsidDel="00B23BD9">
          <w:rPr>
            <w:rFonts w:ascii="Arial Narrow" w:hAnsi="Arial Narrow"/>
            <w:sz w:val="24"/>
            <w:szCs w:val="24"/>
          </w:rPr>
          <w:delText xml:space="preserve"> </w:delText>
        </w:r>
        <w:r w:rsidR="0049678D" w:rsidDel="00B23BD9">
          <w:rPr>
            <w:rFonts w:ascii="Arial Narrow" w:hAnsi="Arial Narrow"/>
            <w:sz w:val="24"/>
            <w:szCs w:val="24"/>
          </w:rPr>
          <w:delText>in</w:delText>
        </w:r>
        <w:r w:rsidR="00591FB2" w:rsidDel="00B23BD9">
          <w:rPr>
            <w:rFonts w:ascii="Arial Narrow" w:hAnsi="Arial Narrow"/>
            <w:sz w:val="24"/>
            <w:szCs w:val="24"/>
          </w:rPr>
          <w:delText xml:space="preserve"> a reputable </w:delText>
        </w:r>
        <w:r w:rsidR="0049678D" w:rsidDel="00B23BD9">
          <w:rPr>
            <w:rFonts w:ascii="Arial Narrow" w:hAnsi="Arial Narrow"/>
            <w:sz w:val="24"/>
            <w:szCs w:val="24"/>
          </w:rPr>
          <w:delText>University,</w:delText>
        </w:r>
        <w:r w:rsidR="00591FB2" w:rsidDel="00B23BD9">
          <w:rPr>
            <w:rFonts w:ascii="Arial Narrow" w:hAnsi="Arial Narrow"/>
            <w:sz w:val="24"/>
            <w:szCs w:val="24"/>
          </w:rPr>
          <w:delText xml:space="preserve"> </w:delText>
        </w:r>
        <w:r w:rsidR="0049678D" w:rsidDel="00B23BD9">
          <w:rPr>
            <w:rFonts w:ascii="Arial Narrow" w:hAnsi="Arial Narrow"/>
            <w:sz w:val="24"/>
            <w:szCs w:val="24"/>
          </w:rPr>
          <w:delText xml:space="preserve">research institution </w:delText>
        </w:r>
        <w:r w:rsidR="00591FB2" w:rsidDel="00B23BD9">
          <w:rPr>
            <w:rFonts w:ascii="Arial Narrow" w:hAnsi="Arial Narrow"/>
            <w:sz w:val="24"/>
            <w:szCs w:val="24"/>
          </w:rPr>
          <w:delText xml:space="preserve">or similar institutions with research and </w:delText>
        </w:r>
        <w:r w:rsidR="0049678D" w:rsidDel="00B23BD9">
          <w:rPr>
            <w:rFonts w:ascii="Arial Narrow" w:hAnsi="Arial Narrow"/>
            <w:sz w:val="24"/>
            <w:szCs w:val="24"/>
          </w:rPr>
          <w:delText>research supervision capability,</w:delText>
        </w:r>
        <w:r w:rsidR="00591FB2" w:rsidDel="00B23BD9">
          <w:rPr>
            <w:rFonts w:ascii="Arial Narrow" w:hAnsi="Arial Narrow"/>
            <w:sz w:val="24"/>
            <w:szCs w:val="24"/>
          </w:rPr>
          <w:delText xml:space="preserve"> </w:delText>
        </w:r>
        <w:r w:rsidR="007337B4" w:rsidRPr="005C0AEE" w:rsidDel="00B23BD9">
          <w:rPr>
            <w:rFonts w:ascii="Arial Narrow" w:hAnsi="Arial Narrow"/>
            <w:sz w:val="24"/>
            <w:szCs w:val="24"/>
            <w:u w:val="single" w:color="FFFFFF" w:themeColor="background1"/>
          </w:rPr>
          <w:delText>and</w:delText>
        </w:r>
        <w:r w:rsidR="007337B4" w:rsidRPr="005C0AEE" w:rsidDel="00B23BD9">
          <w:rPr>
            <w:rFonts w:ascii="Arial Narrow" w:hAnsi="Arial Narrow"/>
            <w:sz w:val="24"/>
            <w:szCs w:val="24"/>
            <w:u w:val="double" w:color="FFFFFF" w:themeColor="background1"/>
          </w:rPr>
          <w:delText xml:space="preserve"> </w:delText>
        </w:r>
        <w:r w:rsidR="007337B4" w:rsidRPr="00751584" w:rsidDel="00B23BD9">
          <w:rPr>
            <w:rFonts w:ascii="Arial Narrow" w:hAnsi="Arial Narrow"/>
            <w:sz w:val="24"/>
            <w:szCs w:val="24"/>
          </w:rPr>
          <w:delText>available facilities and equipment</w:delText>
        </w:r>
      </w:del>
      <w:del w:id="43" w:author="User" w:date="2019-07-23T16:48:00Z">
        <w:r w:rsidR="007337B4" w:rsidRPr="007337B4" w:rsidDel="00C8449F">
          <w:rPr>
            <w:rFonts w:ascii="Arial Narrow" w:hAnsi="Arial Narrow"/>
            <w:sz w:val="24"/>
            <w:szCs w:val="24"/>
          </w:rPr>
          <w:delText>,</w:delText>
        </w:r>
      </w:del>
    </w:p>
    <w:p w14:paraId="408D5C51" w14:textId="3B983B65" w:rsidR="00D93EDF" w:rsidRPr="00566D7E" w:rsidDel="00B23BD9" w:rsidRDefault="00D93EDF">
      <w:pPr>
        <w:spacing w:after="0" w:line="240" w:lineRule="auto"/>
        <w:jc w:val="center"/>
        <w:rPr>
          <w:del w:id="44" w:author="User" w:date="2020-01-21T17:15:00Z"/>
          <w:rFonts w:ascii="Arial Narrow" w:hAnsi="Arial Narrow"/>
          <w:sz w:val="24"/>
          <w:szCs w:val="24"/>
        </w:rPr>
        <w:pPrChange w:id="45" w:author="User" w:date="2020-01-21T17:15:00Z">
          <w:pPr>
            <w:spacing w:after="0" w:line="240" w:lineRule="auto"/>
            <w:jc w:val="both"/>
          </w:pPr>
        </w:pPrChange>
      </w:pPr>
    </w:p>
    <w:p w14:paraId="0A1B5AA8" w14:textId="29E70255" w:rsidR="00D62C0B" w:rsidRPr="00566D7E" w:rsidDel="00B23BD9" w:rsidRDefault="00D93EDF">
      <w:pPr>
        <w:spacing w:after="0" w:line="240" w:lineRule="auto"/>
        <w:jc w:val="center"/>
        <w:rPr>
          <w:del w:id="46" w:author="User" w:date="2020-01-21T17:15:00Z"/>
          <w:rFonts w:ascii="Arial Narrow" w:hAnsi="Arial Narrow"/>
          <w:sz w:val="24"/>
          <w:szCs w:val="24"/>
        </w:rPr>
        <w:pPrChange w:id="47" w:author="User" w:date="2020-01-21T17:15:00Z">
          <w:pPr>
            <w:spacing w:after="0" w:line="240" w:lineRule="auto"/>
            <w:ind w:firstLine="720"/>
            <w:jc w:val="both"/>
          </w:pPr>
        </w:pPrChange>
      </w:pPr>
      <w:del w:id="48" w:author="User" w:date="2020-01-21T17:15:00Z">
        <w:r w:rsidRPr="00566D7E" w:rsidDel="00B23BD9">
          <w:rPr>
            <w:rFonts w:ascii="Arial Narrow" w:hAnsi="Arial Narrow"/>
            <w:b/>
            <w:sz w:val="24"/>
            <w:szCs w:val="24"/>
          </w:rPr>
          <w:delText>WHEREAS,</w:delText>
        </w:r>
        <w:r w:rsidRPr="00566D7E" w:rsidDel="00B23BD9">
          <w:rPr>
            <w:rFonts w:ascii="Arial Narrow" w:hAnsi="Arial Narrow"/>
            <w:sz w:val="24"/>
            <w:szCs w:val="24"/>
          </w:rPr>
          <w:delText xml:space="preserve"> </w:delText>
        </w:r>
        <w:r w:rsidR="00285257" w:rsidRPr="00566D7E" w:rsidDel="00B23BD9">
          <w:rPr>
            <w:rFonts w:ascii="Arial Narrow" w:hAnsi="Arial Narrow"/>
            <w:sz w:val="24"/>
            <w:szCs w:val="24"/>
          </w:rPr>
          <w:delText xml:space="preserve">the </w:delText>
        </w:r>
        <w:r w:rsidR="00FD30F6" w:rsidRPr="00566D7E" w:rsidDel="00B23BD9">
          <w:rPr>
            <w:rFonts w:ascii="Arial Narrow" w:hAnsi="Arial Narrow"/>
            <w:sz w:val="24"/>
            <w:szCs w:val="24"/>
          </w:rPr>
          <w:delText>UNIVERSITY</w:delText>
        </w:r>
        <w:r w:rsidR="00614FDF" w:rsidRPr="00566D7E" w:rsidDel="00B23BD9">
          <w:rPr>
            <w:rFonts w:ascii="Arial Narrow" w:hAnsi="Arial Narrow"/>
            <w:sz w:val="24"/>
            <w:szCs w:val="24"/>
          </w:rPr>
          <w:delText>,</w:delText>
        </w:r>
        <w:r w:rsidR="00285257" w:rsidRPr="00566D7E" w:rsidDel="00B23BD9">
          <w:rPr>
            <w:rFonts w:ascii="Arial Narrow" w:hAnsi="Arial Narrow"/>
            <w:sz w:val="24"/>
            <w:szCs w:val="24"/>
          </w:rPr>
          <w:delText xml:space="preserve"> ha</w:delText>
        </w:r>
        <w:r w:rsidR="005605E4" w:rsidRPr="00566D7E" w:rsidDel="00B23BD9">
          <w:rPr>
            <w:rFonts w:ascii="Arial Narrow" w:hAnsi="Arial Narrow"/>
            <w:sz w:val="24"/>
            <w:szCs w:val="24"/>
          </w:rPr>
          <w:delText>s</w:delText>
        </w:r>
        <w:r w:rsidR="00285257" w:rsidRPr="00566D7E" w:rsidDel="00B23BD9">
          <w:rPr>
            <w:rFonts w:ascii="Arial Narrow" w:hAnsi="Arial Narrow"/>
            <w:sz w:val="24"/>
            <w:szCs w:val="24"/>
          </w:rPr>
          <w:delText xml:space="preserve"> a tradition of excellence in </w:delText>
        </w:r>
        <w:r w:rsidR="005605E4" w:rsidRPr="00566D7E" w:rsidDel="00B23BD9">
          <w:rPr>
            <w:rFonts w:ascii="Arial Narrow" w:hAnsi="Arial Narrow"/>
            <w:sz w:val="24"/>
            <w:szCs w:val="24"/>
          </w:rPr>
          <w:delText>research and</w:delText>
        </w:r>
        <w:r w:rsidR="00285257" w:rsidRPr="00566D7E" w:rsidDel="00B23BD9">
          <w:rPr>
            <w:rFonts w:ascii="Arial Narrow" w:hAnsi="Arial Narrow"/>
            <w:sz w:val="24"/>
            <w:szCs w:val="24"/>
          </w:rPr>
          <w:delText xml:space="preserve"> education and offers st</w:delText>
        </w:r>
        <w:r w:rsidR="005605E4" w:rsidRPr="00566D7E" w:rsidDel="00B23BD9">
          <w:rPr>
            <w:rFonts w:ascii="Arial Narrow" w:hAnsi="Arial Narrow"/>
            <w:sz w:val="24"/>
            <w:szCs w:val="24"/>
          </w:rPr>
          <w:delText xml:space="preserve">ate-of-the-art physical </w:delText>
        </w:r>
        <w:r w:rsidR="00CA61C8" w:rsidRPr="00751584" w:rsidDel="00B23BD9">
          <w:rPr>
            <w:rFonts w:ascii="Arial Narrow" w:hAnsi="Arial Narrow"/>
            <w:sz w:val="24"/>
            <w:szCs w:val="24"/>
          </w:rPr>
          <w:delText xml:space="preserve">science, </w:delText>
        </w:r>
        <w:r w:rsidR="003665A7" w:rsidRPr="00751584" w:rsidDel="00B23BD9">
          <w:rPr>
            <w:rFonts w:ascii="Arial Narrow" w:hAnsi="Arial Narrow"/>
            <w:sz w:val="24"/>
            <w:szCs w:val="24"/>
          </w:rPr>
          <w:delText>computing</w:delText>
        </w:r>
        <w:r w:rsidR="00CA61C8" w:rsidRPr="00751584" w:rsidDel="00B23BD9">
          <w:rPr>
            <w:rFonts w:ascii="Arial Narrow" w:hAnsi="Arial Narrow"/>
            <w:sz w:val="24"/>
            <w:szCs w:val="24"/>
          </w:rPr>
          <w:delText xml:space="preserve"> and engineering</w:delText>
        </w:r>
        <w:r w:rsidR="003665A7" w:rsidDel="00B23BD9">
          <w:rPr>
            <w:rFonts w:ascii="Arial Narrow" w:hAnsi="Arial Narrow"/>
            <w:sz w:val="24"/>
            <w:szCs w:val="24"/>
          </w:rPr>
          <w:delText xml:space="preserve"> laboratories and research </w:delText>
        </w:r>
        <w:r w:rsidR="005605E4" w:rsidRPr="00566D7E" w:rsidDel="00B23BD9">
          <w:rPr>
            <w:rFonts w:ascii="Arial Narrow" w:hAnsi="Arial Narrow"/>
            <w:sz w:val="24"/>
            <w:szCs w:val="24"/>
          </w:rPr>
          <w:delText>facilities;</w:delText>
        </w:r>
      </w:del>
    </w:p>
    <w:p w14:paraId="5671A098" w14:textId="1E515152" w:rsidR="00D93EDF" w:rsidRPr="00566D7E" w:rsidDel="00B23BD9" w:rsidRDefault="00D93EDF">
      <w:pPr>
        <w:spacing w:after="0" w:line="240" w:lineRule="auto"/>
        <w:jc w:val="center"/>
        <w:rPr>
          <w:del w:id="49" w:author="User" w:date="2020-01-21T17:15:00Z"/>
          <w:rFonts w:ascii="Arial Narrow" w:hAnsi="Arial Narrow"/>
          <w:sz w:val="24"/>
          <w:szCs w:val="24"/>
        </w:rPr>
        <w:pPrChange w:id="50" w:author="User" w:date="2020-01-21T17:15:00Z">
          <w:pPr>
            <w:spacing w:after="0" w:line="240" w:lineRule="auto"/>
            <w:jc w:val="both"/>
          </w:pPr>
        </w:pPrChange>
      </w:pPr>
    </w:p>
    <w:p w14:paraId="602ABE95" w14:textId="7A301A73" w:rsidR="00D93EDF" w:rsidRPr="00566D7E" w:rsidDel="00B23BD9" w:rsidRDefault="00D93EDF">
      <w:pPr>
        <w:spacing w:after="0" w:line="240" w:lineRule="auto"/>
        <w:jc w:val="center"/>
        <w:rPr>
          <w:del w:id="51" w:author="User" w:date="2020-01-21T17:15:00Z"/>
          <w:rFonts w:ascii="Arial Narrow" w:hAnsi="Arial Narrow"/>
          <w:sz w:val="24"/>
          <w:szCs w:val="24"/>
        </w:rPr>
        <w:pPrChange w:id="52" w:author="User" w:date="2020-01-21T17:15:00Z">
          <w:pPr>
            <w:spacing w:after="0" w:line="240" w:lineRule="auto"/>
            <w:ind w:firstLine="720"/>
            <w:jc w:val="both"/>
          </w:pPr>
        </w:pPrChange>
      </w:pPr>
      <w:del w:id="53" w:author="User" w:date="2020-01-21T17:15:00Z">
        <w:r w:rsidRPr="00566D7E" w:rsidDel="00B23BD9">
          <w:rPr>
            <w:rFonts w:ascii="Arial Narrow" w:hAnsi="Arial Narrow"/>
            <w:b/>
            <w:sz w:val="24"/>
            <w:szCs w:val="24"/>
          </w:rPr>
          <w:delText>WHEREAS,</w:delText>
        </w:r>
        <w:r w:rsidRPr="00566D7E" w:rsidDel="00B23BD9">
          <w:rPr>
            <w:rFonts w:ascii="Arial Narrow" w:hAnsi="Arial Narrow"/>
            <w:sz w:val="24"/>
            <w:szCs w:val="24"/>
          </w:rPr>
          <w:delText xml:space="preserve"> </w:delText>
        </w:r>
        <w:r w:rsidR="005605E4" w:rsidRPr="00566D7E" w:rsidDel="00B23BD9">
          <w:rPr>
            <w:rFonts w:ascii="Arial Narrow" w:hAnsi="Arial Narrow"/>
            <w:sz w:val="24"/>
            <w:szCs w:val="24"/>
          </w:rPr>
          <w:delText>the SYSTEM</w:delText>
        </w:r>
        <w:r w:rsidR="007F012E" w:rsidRPr="00566D7E" w:rsidDel="00B23BD9">
          <w:rPr>
            <w:rFonts w:ascii="Arial Narrow" w:hAnsi="Arial Narrow"/>
            <w:sz w:val="24"/>
            <w:szCs w:val="24"/>
          </w:rPr>
          <w:delText xml:space="preserve">, through </w:delText>
        </w:r>
        <w:r w:rsidR="007F012E" w:rsidRPr="00812C67" w:rsidDel="00B23BD9">
          <w:rPr>
            <w:rFonts w:ascii="Arial Narrow" w:hAnsi="Arial Narrow"/>
            <w:sz w:val="24"/>
            <w:szCs w:val="24"/>
          </w:rPr>
          <w:delText xml:space="preserve">the </w:delText>
        </w:r>
        <w:r w:rsidR="00DC3EBB" w:rsidRPr="00812C67" w:rsidDel="00B23BD9">
          <w:rPr>
            <w:rFonts w:ascii="Arial Narrow" w:hAnsi="Arial Narrow"/>
            <w:b/>
            <w:sz w:val="24"/>
            <w:szCs w:val="24"/>
          </w:rPr>
          <w:delText xml:space="preserve">SCIENCE </w:delText>
        </w:r>
        <w:r w:rsidR="00B713DA" w:rsidRPr="00812C67" w:rsidDel="00B23BD9">
          <w:rPr>
            <w:rFonts w:ascii="Arial Narrow" w:hAnsi="Arial Narrow"/>
            <w:b/>
            <w:sz w:val="24"/>
            <w:szCs w:val="24"/>
          </w:rPr>
          <w:delText>MMERSION</w:delText>
        </w:r>
        <w:r w:rsidR="00614FDF" w:rsidRPr="00812C67" w:rsidDel="00B23BD9">
          <w:rPr>
            <w:rFonts w:ascii="Arial Narrow" w:hAnsi="Arial Narrow"/>
            <w:b/>
            <w:sz w:val="24"/>
            <w:szCs w:val="24"/>
          </w:rPr>
          <w:delText xml:space="preserve"> PROGRAM (</w:delText>
        </w:r>
        <w:r w:rsidR="005605E4" w:rsidRPr="00812C67" w:rsidDel="00B23BD9">
          <w:rPr>
            <w:rFonts w:ascii="Arial Narrow" w:hAnsi="Arial Narrow"/>
            <w:b/>
            <w:sz w:val="24"/>
            <w:szCs w:val="24"/>
          </w:rPr>
          <w:delText>S</w:delText>
        </w:r>
        <w:r w:rsidR="00B713DA" w:rsidRPr="00812C67" w:rsidDel="00B23BD9">
          <w:rPr>
            <w:rFonts w:ascii="Arial Narrow" w:hAnsi="Arial Narrow"/>
            <w:b/>
            <w:sz w:val="24"/>
            <w:szCs w:val="24"/>
          </w:rPr>
          <w:delText>I</w:delText>
        </w:r>
        <w:r w:rsidR="005605E4" w:rsidRPr="00812C67" w:rsidDel="00B23BD9">
          <w:rPr>
            <w:rFonts w:ascii="Arial Narrow" w:hAnsi="Arial Narrow"/>
            <w:b/>
            <w:sz w:val="24"/>
            <w:szCs w:val="24"/>
          </w:rPr>
          <w:delText>P)</w:delText>
        </w:r>
        <w:r w:rsidR="007F012E" w:rsidRPr="00812C67" w:rsidDel="00B23BD9">
          <w:rPr>
            <w:rFonts w:ascii="Arial Narrow" w:hAnsi="Arial Narrow"/>
            <w:sz w:val="24"/>
            <w:szCs w:val="24"/>
          </w:rPr>
          <w:delText>, expose</w:delText>
        </w:r>
        <w:r w:rsidR="00D24534" w:rsidRPr="00812C67" w:rsidDel="00B23BD9">
          <w:rPr>
            <w:rFonts w:ascii="Arial Narrow" w:hAnsi="Arial Narrow"/>
            <w:sz w:val="24"/>
            <w:szCs w:val="24"/>
          </w:rPr>
          <w:delText>s</w:delText>
        </w:r>
        <w:r w:rsidR="007F012E" w:rsidRPr="00812C67" w:rsidDel="00B23BD9">
          <w:rPr>
            <w:rFonts w:ascii="Arial Narrow" w:hAnsi="Arial Narrow"/>
            <w:sz w:val="24"/>
            <w:szCs w:val="24"/>
          </w:rPr>
          <w:delText xml:space="preserve"> its </w:delText>
        </w:r>
        <w:r w:rsidR="004E2FA4" w:rsidRPr="00812C67" w:rsidDel="00B23BD9">
          <w:rPr>
            <w:rFonts w:ascii="Arial Narrow" w:hAnsi="Arial Narrow"/>
            <w:sz w:val="24"/>
            <w:szCs w:val="24"/>
          </w:rPr>
          <w:delText>S</w:delText>
        </w:r>
        <w:r w:rsidR="007F012E" w:rsidRPr="00812C67" w:rsidDel="00B23BD9">
          <w:rPr>
            <w:rFonts w:ascii="Arial Narrow" w:hAnsi="Arial Narrow"/>
            <w:sz w:val="24"/>
            <w:szCs w:val="24"/>
          </w:rPr>
          <w:delText>cholars to actual scientific</w:delText>
        </w:r>
        <w:r w:rsidR="00CA61C8" w:rsidRPr="00812C67" w:rsidDel="00B23BD9">
          <w:rPr>
            <w:rFonts w:ascii="Arial Narrow" w:hAnsi="Arial Narrow"/>
            <w:sz w:val="24"/>
            <w:szCs w:val="24"/>
          </w:rPr>
          <w:delText xml:space="preserve"> and engineering</w:delText>
        </w:r>
        <w:r w:rsidR="007F012E" w:rsidRPr="00812C67" w:rsidDel="00B23BD9">
          <w:rPr>
            <w:rFonts w:ascii="Arial Narrow" w:hAnsi="Arial Narrow"/>
            <w:sz w:val="24"/>
            <w:szCs w:val="24"/>
          </w:rPr>
          <w:delText xml:space="preserve"> research or research projects done either in the laboratory or in the field with the goal of motivating the </w:delText>
        </w:r>
        <w:r w:rsidR="004E2FA4" w:rsidRPr="00812C67" w:rsidDel="00B23BD9">
          <w:rPr>
            <w:rFonts w:ascii="Arial Narrow" w:hAnsi="Arial Narrow"/>
            <w:sz w:val="24"/>
            <w:szCs w:val="24"/>
          </w:rPr>
          <w:delText>S</w:delText>
        </w:r>
        <w:r w:rsidR="00594680" w:rsidRPr="00812C67" w:rsidDel="00B23BD9">
          <w:rPr>
            <w:rFonts w:ascii="Arial Narrow" w:hAnsi="Arial Narrow"/>
            <w:sz w:val="24"/>
            <w:szCs w:val="24"/>
          </w:rPr>
          <w:delText>cholar</w:delText>
        </w:r>
        <w:r w:rsidR="007F012E" w:rsidRPr="00812C67" w:rsidDel="00B23BD9">
          <w:rPr>
            <w:rFonts w:ascii="Arial Narrow" w:hAnsi="Arial Narrow"/>
            <w:sz w:val="24"/>
            <w:szCs w:val="24"/>
          </w:rPr>
          <w:delText xml:space="preserve"> to pursue a course and a future career in science</w:delText>
        </w:r>
        <w:r w:rsidR="00CA61C8" w:rsidRPr="00751584" w:rsidDel="00B23BD9">
          <w:rPr>
            <w:rFonts w:ascii="Arial Narrow" w:hAnsi="Arial Narrow"/>
            <w:sz w:val="24"/>
            <w:szCs w:val="24"/>
          </w:rPr>
          <w:delText>,</w:delText>
        </w:r>
        <w:r w:rsidR="007F012E" w:rsidRPr="00751584" w:rsidDel="00B23BD9">
          <w:rPr>
            <w:rFonts w:ascii="Arial Narrow" w:hAnsi="Arial Narrow"/>
            <w:sz w:val="24"/>
            <w:szCs w:val="24"/>
          </w:rPr>
          <w:delText xml:space="preserve"> technology</w:delText>
        </w:r>
        <w:r w:rsidR="00CA61C8" w:rsidRPr="00751584" w:rsidDel="00B23BD9">
          <w:rPr>
            <w:rFonts w:ascii="Arial Narrow" w:hAnsi="Arial Narrow"/>
            <w:sz w:val="24"/>
            <w:szCs w:val="24"/>
          </w:rPr>
          <w:delText xml:space="preserve"> and engineering</w:delText>
        </w:r>
        <w:r w:rsidR="00D24534" w:rsidRPr="00566D7E" w:rsidDel="00B23BD9">
          <w:rPr>
            <w:rFonts w:ascii="Arial Narrow" w:hAnsi="Arial Narrow"/>
            <w:sz w:val="24"/>
            <w:szCs w:val="24"/>
          </w:rPr>
          <w:delText>;</w:delText>
        </w:r>
      </w:del>
    </w:p>
    <w:p w14:paraId="62DE5263" w14:textId="22739FAC" w:rsidR="00951BBB" w:rsidRPr="00566D7E" w:rsidDel="00B23BD9" w:rsidRDefault="00951BBB">
      <w:pPr>
        <w:spacing w:after="0" w:line="240" w:lineRule="auto"/>
        <w:jc w:val="center"/>
        <w:rPr>
          <w:del w:id="54" w:author="User" w:date="2020-01-21T17:15:00Z"/>
          <w:rFonts w:ascii="Arial Narrow" w:hAnsi="Arial Narrow"/>
          <w:sz w:val="24"/>
          <w:szCs w:val="24"/>
        </w:rPr>
        <w:pPrChange w:id="55" w:author="User" w:date="2020-01-21T17:15:00Z">
          <w:pPr>
            <w:spacing w:after="0" w:line="240" w:lineRule="auto"/>
            <w:ind w:firstLine="720"/>
            <w:jc w:val="both"/>
          </w:pPr>
        </w:pPrChange>
      </w:pPr>
    </w:p>
    <w:p w14:paraId="060B8E43" w14:textId="17B6C423" w:rsidR="00951BBB" w:rsidRPr="00566D7E" w:rsidDel="00B23BD9" w:rsidRDefault="00951BBB">
      <w:pPr>
        <w:spacing w:after="0" w:line="240" w:lineRule="auto"/>
        <w:jc w:val="center"/>
        <w:rPr>
          <w:del w:id="56" w:author="User" w:date="2020-01-21T17:15:00Z"/>
          <w:rFonts w:ascii="Arial Narrow" w:hAnsi="Arial Narrow"/>
          <w:sz w:val="24"/>
          <w:szCs w:val="24"/>
        </w:rPr>
        <w:pPrChange w:id="57" w:author="User" w:date="2020-01-21T17:15:00Z">
          <w:pPr>
            <w:spacing w:after="0" w:line="240" w:lineRule="auto"/>
            <w:ind w:firstLine="720"/>
            <w:jc w:val="both"/>
          </w:pPr>
        </w:pPrChange>
      </w:pPr>
      <w:del w:id="58" w:author="User" w:date="2020-01-21T17:15:00Z">
        <w:r w:rsidRPr="00566D7E" w:rsidDel="00B23BD9">
          <w:rPr>
            <w:rFonts w:ascii="Arial Narrow" w:hAnsi="Arial Narrow"/>
            <w:b/>
            <w:sz w:val="24"/>
            <w:szCs w:val="24"/>
          </w:rPr>
          <w:delText>WHEREAS,</w:delText>
        </w:r>
        <w:r w:rsidRPr="00566D7E" w:rsidDel="00B23BD9">
          <w:rPr>
            <w:rFonts w:ascii="Arial Narrow" w:hAnsi="Arial Narrow"/>
            <w:sz w:val="24"/>
            <w:szCs w:val="24"/>
          </w:rPr>
          <w:delText xml:space="preserve"> the </w:delText>
        </w:r>
        <w:r w:rsidR="005605E4" w:rsidRPr="00566D7E" w:rsidDel="00B23BD9">
          <w:rPr>
            <w:rFonts w:ascii="Arial Narrow" w:hAnsi="Arial Narrow"/>
            <w:sz w:val="24"/>
            <w:szCs w:val="24"/>
          </w:rPr>
          <w:delText>UNIVERSITY</w:delText>
        </w:r>
        <w:r w:rsidRPr="00566D7E" w:rsidDel="00B23BD9">
          <w:rPr>
            <w:rFonts w:ascii="Arial Narrow" w:hAnsi="Arial Narrow"/>
            <w:sz w:val="24"/>
            <w:szCs w:val="24"/>
          </w:rPr>
          <w:delText xml:space="preserve"> has the equipment, laboratory and expertise that can expose and train </w:delText>
        </w:r>
        <w:r w:rsidR="005605E4" w:rsidRPr="00566D7E" w:rsidDel="00B23BD9">
          <w:rPr>
            <w:rFonts w:ascii="Arial Narrow" w:hAnsi="Arial Narrow"/>
            <w:sz w:val="24"/>
            <w:szCs w:val="24"/>
          </w:rPr>
          <w:delText xml:space="preserve">the SYSTEM’s </w:delText>
        </w:r>
        <w:r w:rsidR="004E2FA4" w:rsidDel="00B23BD9">
          <w:rPr>
            <w:rFonts w:ascii="Arial Narrow" w:hAnsi="Arial Narrow"/>
            <w:sz w:val="24"/>
            <w:szCs w:val="24"/>
          </w:rPr>
          <w:delText>S</w:delText>
        </w:r>
        <w:r w:rsidRPr="00566D7E" w:rsidDel="00B23BD9">
          <w:rPr>
            <w:rFonts w:ascii="Arial Narrow" w:hAnsi="Arial Narrow"/>
            <w:sz w:val="24"/>
            <w:szCs w:val="24"/>
          </w:rPr>
          <w:delText xml:space="preserve">cholars to extensive and in-depth scientific </w:delText>
        </w:r>
        <w:r w:rsidR="00CA61C8" w:rsidRPr="00751584" w:rsidDel="00B23BD9">
          <w:rPr>
            <w:rFonts w:ascii="Arial Narrow" w:hAnsi="Arial Narrow"/>
            <w:sz w:val="24"/>
            <w:szCs w:val="24"/>
          </w:rPr>
          <w:delText>and engineering</w:delText>
        </w:r>
        <w:r w:rsidR="00CA61C8" w:rsidRPr="00566D7E" w:rsidDel="00B23BD9">
          <w:rPr>
            <w:rFonts w:ascii="Arial Narrow" w:hAnsi="Arial Narrow"/>
            <w:sz w:val="24"/>
            <w:szCs w:val="24"/>
          </w:rPr>
          <w:delText xml:space="preserve"> </w:delText>
        </w:r>
        <w:r w:rsidRPr="00566D7E" w:rsidDel="00B23BD9">
          <w:rPr>
            <w:rFonts w:ascii="Arial Narrow" w:hAnsi="Arial Narrow"/>
            <w:sz w:val="24"/>
            <w:szCs w:val="24"/>
          </w:rPr>
          <w:delText>research</w:delText>
        </w:r>
        <w:r w:rsidR="005605E4" w:rsidRPr="00566D7E" w:rsidDel="00B23BD9">
          <w:rPr>
            <w:rFonts w:ascii="Arial Narrow" w:hAnsi="Arial Narrow"/>
            <w:sz w:val="24"/>
            <w:szCs w:val="24"/>
          </w:rPr>
          <w:delText>;</w:delText>
        </w:r>
      </w:del>
    </w:p>
    <w:p w14:paraId="045D6235" w14:textId="598F3447" w:rsidR="00CB7CDD" w:rsidRPr="00566D7E" w:rsidDel="00B23BD9" w:rsidRDefault="00CB7CDD">
      <w:pPr>
        <w:spacing w:after="0" w:line="240" w:lineRule="auto"/>
        <w:jc w:val="center"/>
        <w:rPr>
          <w:del w:id="59" w:author="User" w:date="2020-01-21T17:15:00Z"/>
          <w:rFonts w:ascii="Arial Narrow" w:hAnsi="Arial Narrow"/>
          <w:sz w:val="24"/>
          <w:szCs w:val="24"/>
        </w:rPr>
        <w:pPrChange w:id="60" w:author="User" w:date="2020-01-21T17:15:00Z">
          <w:pPr>
            <w:spacing w:after="0" w:line="240" w:lineRule="auto"/>
            <w:ind w:firstLine="720"/>
            <w:jc w:val="both"/>
          </w:pPr>
        </w:pPrChange>
      </w:pPr>
    </w:p>
    <w:p w14:paraId="0D8D31C5" w14:textId="239749DD" w:rsidR="00CA380B" w:rsidRPr="00566D7E" w:rsidDel="00B23BD9" w:rsidRDefault="0033085B">
      <w:pPr>
        <w:spacing w:after="0" w:line="240" w:lineRule="auto"/>
        <w:jc w:val="center"/>
        <w:rPr>
          <w:del w:id="61" w:author="User" w:date="2020-01-21T17:15:00Z"/>
          <w:rFonts w:ascii="Arial Narrow" w:hAnsi="Arial Narrow"/>
          <w:sz w:val="24"/>
          <w:szCs w:val="24"/>
        </w:rPr>
        <w:pPrChange w:id="62" w:author="User" w:date="2020-01-21T17:15:00Z">
          <w:pPr>
            <w:spacing w:after="0" w:line="240" w:lineRule="auto"/>
            <w:ind w:firstLine="720"/>
            <w:jc w:val="both"/>
          </w:pPr>
        </w:pPrChange>
      </w:pPr>
      <w:del w:id="63" w:author="User" w:date="2020-01-21T17:15:00Z">
        <w:r w:rsidDel="00B23BD9">
          <w:rPr>
            <w:rFonts w:ascii="Arial Narrow" w:hAnsi="Arial Narrow"/>
            <w:b/>
            <w:noProof/>
            <w:sz w:val="24"/>
            <w:szCs w:val="24"/>
            <w:lang w:eastAsia="en-PH"/>
          </w:rPr>
          <mc:AlternateContent>
            <mc:Choice Requires="wps">
              <w:drawing>
                <wp:anchor distT="0" distB="0" distL="114300" distR="114300" simplePos="0" relativeHeight="251761664" behindDoc="0" locked="0" layoutInCell="1" allowOverlap="1" wp14:anchorId="11BFC97E" wp14:editId="0DC1FD5C">
                  <wp:simplePos x="0" y="0"/>
                  <wp:positionH relativeFrom="column">
                    <wp:posOffset>-858520</wp:posOffset>
                  </wp:positionH>
                  <wp:positionV relativeFrom="paragraph">
                    <wp:posOffset>290830</wp:posOffset>
                  </wp:positionV>
                  <wp:extent cx="503555" cy="2157730"/>
                  <wp:effectExtent l="0" t="0" r="1905" b="0"/>
                  <wp:wrapSquare wrapText="bothSides"/>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55" cy="2157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91F824" w14:textId="2BDBA862" w:rsidR="0033085B" w:rsidRPr="00BB65F1" w:rsidRDefault="0033085B" w:rsidP="0033085B">
                              <w:pPr>
                                <w:spacing w:after="0" w:line="240" w:lineRule="auto"/>
                                <w:jc w:val="center"/>
                                <w:rPr>
                                  <w:rFonts w:ascii="Arial Narrow" w:hAnsi="Arial Narrow"/>
                                  <w:b/>
                                </w:rPr>
                              </w:pPr>
                              <w:r>
                                <w:rPr>
                                  <w:rFonts w:ascii="Arial Narrow" w:hAnsi="Arial Narrow"/>
                                  <w:b/>
                                </w:rPr>
                                <w:t>JESSAMAYN MARIE O. YAZON, PhD</w:t>
                              </w:r>
                            </w:p>
                            <w:p w14:paraId="4DE969E0" w14:textId="78252512" w:rsidR="0033085B" w:rsidRPr="006255BF" w:rsidRDefault="0033085B" w:rsidP="0033085B">
                              <w:pPr>
                                <w:spacing w:after="0" w:line="240" w:lineRule="auto"/>
                                <w:jc w:val="center"/>
                                <w:rPr>
                                  <w:rFonts w:ascii="Arial Narrow" w:hAnsi="Arial Narrow"/>
                                </w:rPr>
                              </w:pPr>
                              <w:r>
                                <w:rPr>
                                  <w:rFonts w:ascii="Arial Narrow" w:hAnsi="Arial Narrow"/>
                                </w:rPr>
                                <w:t>Chief, Science Research Specialist</w:t>
                              </w:r>
                            </w:p>
                          </w:txbxContent>
                        </wps:txbx>
                        <wps:bodyPr rot="0" vert="vert270"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1BFC97E" id="_x0000_s1031" type="#_x0000_t202" style="position:absolute;left:0;text-align:left;margin-left:-67.6pt;margin-top:22.9pt;width:39.65pt;height:169.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" stroked="f">
                  <v:textbox style="layout-flow:vertical;mso-layout-flow-alt:bottom-to-top;mso-fit-shape-to-text:t">
                    <w:txbxContent>
                      <w:p w14:paraId="6F91F824" w14:textId="2BDBA862" w:rsidR="0033085B" w:rsidRPr="00BB65F1" w:rsidRDefault="0033085B" w:rsidP="0033085B">
                        <w:pPr>
                          <w:spacing w:after="0" w:line="240" w:lineRule="auto"/>
                          <w:jc w:val="center"/>
                          <w:rPr>
                            <w:rFonts w:ascii="Arial Narrow" w:hAnsi="Arial Narrow"/>
                            <w:b/>
                          </w:rPr>
                        </w:pPr>
                        <w:r>
                          <w:rPr>
                            <w:rFonts w:ascii="Arial Narrow" w:hAnsi="Arial Narrow"/>
                            <w:b/>
                          </w:rPr>
                          <w:t>JESSAMAYN MARIE O. YAZON, PhD</w:t>
                        </w:r>
                      </w:p>
                      <w:p w14:paraId="4DE969E0" w14:textId="78252512" w:rsidR="0033085B" w:rsidRPr="006255BF" w:rsidRDefault="0033085B" w:rsidP="0033085B">
                        <w:pPr>
                          <w:spacing w:after="0" w:line="240" w:lineRule="auto"/>
                          <w:jc w:val="center"/>
                          <w:rPr>
                            <w:rFonts w:ascii="Arial Narrow" w:hAnsi="Arial Narrow"/>
                          </w:rPr>
                        </w:pPr>
                        <w:r>
                          <w:rPr>
                            <w:rFonts w:ascii="Arial Narrow" w:hAnsi="Arial Narrow"/>
                          </w:rPr>
                          <w:t>Chief, Science Research Specialist</w:t>
                        </w:r>
                      </w:p>
                    </w:txbxContent>
                  </v:textbox>
                  <w10:wrap type="square"/>
                </v:shape>
              </w:pict>
            </mc:Fallback>
          </mc:AlternateContent>
        </w:r>
        <w:r w:rsidR="00CA380B" w:rsidRPr="00566D7E" w:rsidDel="00B23BD9">
          <w:rPr>
            <w:rFonts w:ascii="Arial Narrow" w:hAnsi="Arial Narrow"/>
            <w:b/>
            <w:sz w:val="24"/>
            <w:szCs w:val="24"/>
          </w:rPr>
          <w:delText>WHEREAS,</w:delText>
        </w:r>
        <w:r w:rsidR="00CA380B" w:rsidRPr="00566D7E" w:rsidDel="00B23BD9">
          <w:rPr>
            <w:rFonts w:ascii="Arial Narrow" w:hAnsi="Arial Narrow"/>
            <w:sz w:val="24"/>
            <w:szCs w:val="24"/>
          </w:rPr>
          <w:delText xml:space="preserve"> the </w:delText>
        </w:r>
        <w:r w:rsidR="005605E4" w:rsidRPr="00566D7E" w:rsidDel="00B23BD9">
          <w:rPr>
            <w:rFonts w:ascii="Arial Narrow" w:hAnsi="Arial Narrow"/>
            <w:sz w:val="24"/>
            <w:szCs w:val="24"/>
          </w:rPr>
          <w:delText>UNIVERSITY</w:delText>
        </w:r>
        <w:r w:rsidR="00594680" w:rsidRPr="00566D7E" w:rsidDel="00B23BD9">
          <w:rPr>
            <w:rFonts w:ascii="Arial Narrow" w:hAnsi="Arial Narrow"/>
            <w:sz w:val="24"/>
            <w:szCs w:val="24"/>
          </w:rPr>
          <w:delText xml:space="preserve">, upon request of the </w:delText>
        </w:r>
        <w:r w:rsidR="005605E4" w:rsidRPr="00566D7E" w:rsidDel="00B23BD9">
          <w:rPr>
            <w:rFonts w:ascii="Arial Narrow" w:hAnsi="Arial Narrow"/>
            <w:sz w:val="24"/>
            <w:szCs w:val="24"/>
          </w:rPr>
          <w:delText>SYSTEM</w:delText>
        </w:r>
        <w:r w:rsidR="00594680" w:rsidRPr="00566D7E" w:rsidDel="00B23BD9">
          <w:rPr>
            <w:rFonts w:ascii="Arial Narrow" w:hAnsi="Arial Narrow"/>
            <w:sz w:val="24"/>
            <w:szCs w:val="24"/>
          </w:rPr>
          <w:delText>,</w:delText>
        </w:r>
        <w:r w:rsidR="00CA380B" w:rsidRPr="00566D7E" w:rsidDel="00B23BD9">
          <w:rPr>
            <w:rFonts w:ascii="Arial Narrow" w:hAnsi="Arial Narrow"/>
            <w:sz w:val="24"/>
            <w:szCs w:val="24"/>
          </w:rPr>
          <w:delText xml:space="preserve"> has expressed its </w:delText>
        </w:r>
        <w:r w:rsidR="00594680" w:rsidRPr="00566D7E" w:rsidDel="00B23BD9">
          <w:rPr>
            <w:rFonts w:ascii="Arial Narrow" w:hAnsi="Arial Narrow"/>
            <w:sz w:val="24"/>
            <w:szCs w:val="24"/>
          </w:rPr>
          <w:delText xml:space="preserve">willingness </w:delText>
        </w:r>
        <w:r w:rsidR="00CA380B" w:rsidRPr="00566D7E" w:rsidDel="00B23BD9">
          <w:rPr>
            <w:rFonts w:ascii="Arial Narrow" w:hAnsi="Arial Narrow"/>
            <w:sz w:val="24"/>
            <w:szCs w:val="24"/>
          </w:rPr>
          <w:delText>to be a co</w:delText>
        </w:r>
        <w:r w:rsidR="00614FDF" w:rsidRPr="00566D7E" w:rsidDel="00B23BD9">
          <w:rPr>
            <w:rFonts w:ascii="Arial Narrow" w:hAnsi="Arial Narrow"/>
            <w:sz w:val="24"/>
            <w:szCs w:val="24"/>
          </w:rPr>
          <w:delText>lla</w:delText>
        </w:r>
        <w:r w:rsidR="00704815" w:rsidRPr="00566D7E" w:rsidDel="00B23BD9">
          <w:rPr>
            <w:rFonts w:ascii="Arial Narrow" w:hAnsi="Arial Narrow"/>
            <w:sz w:val="24"/>
            <w:szCs w:val="24"/>
          </w:rPr>
          <w:delText>borating agency for the SIP</w:delText>
        </w:r>
        <w:r w:rsidR="00CA380B" w:rsidRPr="00566D7E" w:rsidDel="00B23BD9">
          <w:rPr>
            <w:rFonts w:ascii="Arial Narrow" w:hAnsi="Arial Narrow"/>
            <w:sz w:val="24"/>
            <w:szCs w:val="24"/>
          </w:rPr>
          <w:delText>;</w:delText>
        </w:r>
      </w:del>
    </w:p>
    <w:p w14:paraId="7CBB13FA" w14:textId="7DF95688" w:rsidR="00D93EDF" w:rsidRPr="00566D7E" w:rsidDel="00B23BD9" w:rsidRDefault="00D93EDF">
      <w:pPr>
        <w:spacing w:after="0" w:line="240" w:lineRule="auto"/>
        <w:jc w:val="center"/>
        <w:rPr>
          <w:del w:id="64" w:author="User" w:date="2020-01-21T17:15:00Z"/>
          <w:rFonts w:ascii="Arial Narrow" w:hAnsi="Arial Narrow"/>
          <w:sz w:val="24"/>
          <w:szCs w:val="24"/>
        </w:rPr>
        <w:pPrChange w:id="65" w:author="User" w:date="2020-01-21T17:15:00Z">
          <w:pPr>
            <w:spacing w:after="0" w:line="240" w:lineRule="auto"/>
            <w:jc w:val="both"/>
          </w:pPr>
        </w:pPrChange>
      </w:pPr>
    </w:p>
    <w:p w14:paraId="2FFA4D9D" w14:textId="27107CAF" w:rsidR="00E1291A" w:rsidRPr="00566D7E" w:rsidDel="00B23BD9" w:rsidRDefault="007F012E">
      <w:pPr>
        <w:spacing w:after="0" w:line="240" w:lineRule="auto"/>
        <w:jc w:val="center"/>
        <w:rPr>
          <w:del w:id="66" w:author="User" w:date="2020-01-21T17:15:00Z"/>
          <w:rFonts w:ascii="Arial Narrow" w:hAnsi="Arial Narrow"/>
          <w:sz w:val="24"/>
          <w:szCs w:val="24"/>
        </w:rPr>
        <w:pPrChange w:id="67" w:author="User" w:date="2020-01-21T17:15:00Z">
          <w:pPr>
            <w:spacing w:after="0" w:line="240" w:lineRule="auto"/>
            <w:jc w:val="both"/>
          </w:pPr>
        </w:pPrChange>
      </w:pPr>
      <w:del w:id="68" w:author="User" w:date="2020-01-21T17:15:00Z">
        <w:r w:rsidRPr="00566D7E" w:rsidDel="00B23BD9">
          <w:rPr>
            <w:rFonts w:ascii="Arial Narrow" w:hAnsi="Arial Narrow"/>
            <w:sz w:val="24"/>
            <w:szCs w:val="24"/>
          </w:rPr>
          <w:tab/>
        </w:r>
        <w:r w:rsidRPr="00566D7E" w:rsidDel="00B23BD9">
          <w:rPr>
            <w:rFonts w:ascii="Arial Narrow" w:hAnsi="Arial Narrow"/>
            <w:b/>
            <w:sz w:val="24"/>
            <w:szCs w:val="24"/>
          </w:rPr>
          <w:delText>NOW, THEREFORE,</w:delText>
        </w:r>
        <w:r w:rsidRPr="00566D7E" w:rsidDel="00B23BD9">
          <w:rPr>
            <w:rFonts w:ascii="Arial Narrow" w:hAnsi="Arial Narrow"/>
            <w:sz w:val="24"/>
            <w:szCs w:val="24"/>
          </w:rPr>
          <w:delText xml:space="preserve"> for and in consideration of the foregoing premises, the parties agree to be bound by the following terms and conditions:</w:delText>
        </w:r>
      </w:del>
    </w:p>
    <w:p w14:paraId="30805A2D" w14:textId="3E8C0304" w:rsidR="007F012E" w:rsidDel="00B23BD9" w:rsidRDefault="007F012E">
      <w:pPr>
        <w:spacing w:after="0" w:line="240" w:lineRule="auto"/>
        <w:jc w:val="center"/>
        <w:rPr>
          <w:del w:id="69" w:author="User" w:date="2020-01-21T17:15:00Z"/>
          <w:rFonts w:ascii="Arial Narrow" w:hAnsi="Arial Narrow"/>
          <w:sz w:val="24"/>
          <w:szCs w:val="24"/>
        </w:rPr>
        <w:pPrChange w:id="70" w:author="User" w:date="2020-01-21T17:15:00Z">
          <w:pPr>
            <w:spacing w:after="0" w:line="240" w:lineRule="auto"/>
            <w:jc w:val="both"/>
          </w:pPr>
        </w:pPrChange>
      </w:pPr>
    </w:p>
    <w:p w14:paraId="49FC1645" w14:textId="1C5C8832" w:rsidR="005830D4" w:rsidRPr="00566D7E" w:rsidDel="00B23BD9" w:rsidRDefault="005830D4">
      <w:pPr>
        <w:spacing w:after="0" w:line="240" w:lineRule="auto"/>
        <w:jc w:val="center"/>
        <w:rPr>
          <w:del w:id="71" w:author="User" w:date="2020-01-21T17:15:00Z"/>
          <w:rFonts w:ascii="Arial Narrow" w:hAnsi="Arial Narrow"/>
          <w:sz w:val="24"/>
          <w:szCs w:val="24"/>
        </w:rPr>
        <w:pPrChange w:id="72" w:author="User" w:date="2020-01-21T17:15:00Z">
          <w:pPr>
            <w:spacing w:after="0" w:line="240" w:lineRule="auto"/>
            <w:jc w:val="both"/>
          </w:pPr>
        </w:pPrChange>
      </w:pPr>
    </w:p>
    <w:p w14:paraId="2E344FDD" w14:textId="537EC163" w:rsidR="00D5149A" w:rsidDel="00B23BD9" w:rsidRDefault="00285257">
      <w:pPr>
        <w:spacing w:after="0" w:line="240" w:lineRule="auto"/>
        <w:jc w:val="center"/>
        <w:rPr>
          <w:del w:id="73" w:author="User" w:date="2020-01-21T17:15:00Z"/>
          <w:rFonts w:ascii="Arial Narrow" w:hAnsi="Arial Narrow"/>
          <w:sz w:val="24"/>
          <w:szCs w:val="24"/>
        </w:rPr>
        <w:pPrChange w:id="74" w:author="User" w:date="2020-01-21T17:15:00Z">
          <w:pPr>
            <w:pStyle w:val="ListParagraph"/>
            <w:numPr>
              <w:numId w:val="1"/>
            </w:numPr>
            <w:spacing w:after="0" w:line="240" w:lineRule="auto"/>
            <w:ind w:hanging="720"/>
            <w:jc w:val="both"/>
          </w:pPr>
        </w:pPrChange>
      </w:pPr>
      <w:del w:id="75" w:author="User" w:date="2020-01-21T17:15:00Z">
        <w:r w:rsidRPr="00566D7E" w:rsidDel="00B23BD9">
          <w:rPr>
            <w:rFonts w:ascii="Arial Narrow" w:hAnsi="Arial Narrow"/>
            <w:b/>
            <w:sz w:val="24"/>
            <w:szCs w:val="24"/>
          </w:rPr>
          <w:delText>PURPOSE</w:delText>
        </w:r>
        <w:r w:rsidRPr="00566D7E" w:rsidDel="00B23BD9">
          <w:rPr>
            <w:rFonts w:ascii="Arial Narrow" w:hAnsi="Arial Narrow"/>
            <w:sz w:val="24"/>
            <w:szCs w:val="24"/>
          </w:rPr>
          <w:delText xml:space="preserve"> </w:delText>
        </w:r>
      </w:del>
    </w:p>
    <w:p w14:paraId="62DE48BF" w14:textId="40CDD499" w:rsidR="00D5149A" w:rsidDel="00B23BD9" w:rsidRDefault="00D5149A">
      <w:pPr>
        <w:spacing w:after="0" w:line="240" w:lineRule="auto"/>
        <w:jc w:val="center"/>
        <w:rPr>
          <w:del w:id="76" w:author="User" w:date="2020-01-21T17:15:00Z"/>
          <w:rFonts w:ascii="Arial Narrow" w:hAnsi="Arial Narrow"/>
          <w:sz w:val="24"/>
          <w:szCs w:val="24"/>
        </w:rPr>
        <w:pPrChange w:id="77" w:author="User" w:date="2020-01-21T17:15:00Z">
          <w:pPr>
            <w:spacing w:after="0" w:line="240" w:lineRule="auto"/>
            <w:jc w:val="both"/>
          </w:pPr>
        </w:pPrChange>
      </w:pPr>
    </w:p>
    <w:p w14:paraId="47103788" w14:textId="5CBB4C6A" w:rsidR="00285257" w:rsidRPr="00D5149A" w:rsidDel="00B23BD9" w:rsidRDefault="00D5149A">
      <w:pPr>
        <w:spacing w:after="0" w:line="240" w:lineRule="auto"/>
        <w:jc w:val="center"/>
        <w:rPr>
          <w:del w:id="78" w:author="User" w:date="2020-01-21T17:15:00Z"/>
          <w:rFonts w:ascii="Arial Narrow" w:hAnsi="Arial Narrow"/>
          <w:sz w:val="24"/>
          <w:szCs w:val="24"/>
        </w:rPr>
        <w:pPrChange w:id="79" w:author="User" w:date="2020-01-21T17:15:00Z">
          <w:pPr>
            <w:spacing w:after="0" w:line="240" w:lineRule="auto"/>
            <w:ind w:firstLine="720"/>
            <w:jc w:val="both"/>
          </w:pPr>
        </w:pPrChange>
      </w:pPr>
      <w:del w:id="80" w:author="User" w:date="2020-01-21T17:15:00Z">
        <w:r w:rsidRPr="00812C67" w:rsidDel="00B23BD9">
          <w:rPr>
            <w:rFonts w:ascii="Arial Narrow" w:hAnsi="Arial Narrow"/>
            <w:sz w:val="24"/>
            <w:szCs w:val="24"/>
          </w:rPr>
          <w:delText xml:space="preserve">The Science </w:delText>
        </w:r>
        <w:r w:rsidR="00B713DA" w:rsidRPr="00812C67" w:rsidDel="00B23BD9">
          <w:rPr>
            <w:rFonts w:ascii="Arial Narrow" w:hAnsi="Arial Narrow"/>
            <w:sz w:val="24"/>
            <w:szCs w:val="24"/>
          </w:rPr>
          <w:delText>Immersion Program (S</w:delText>
        </w:r>
        <w:r w:rsidRPr="00812C67" w:rsidDel="00B23BD9">
          <w:rPr>
            <w:rFonts w:ascii="Arial Narrow" w:hAnsi="Arial Narrow"/>
            <w:sz w:val="24"/>
            <w:szCs w:val="24"/>
          </w:rPr>
          <w:delText>IP) has the following objectives:</w:delText>
        </w:r>
        <w:r w:rsidR="00285257" w:rsidRPr="00D5149A" w:rsidDel="00B23BD9">
          <w:rPr>
            <w:rFonts w:ascii="Arial Narrow" w:hAnsi="Arial Narrow"/>
            <w:sz w:val="24"/>
            <w:szCs w:val="24"/>
          </w:rPr>
          <w:delText xml:space="preserve"> </w:delText>
        </w:r>
      </w:del>
    </w:p>
    <w:p w14:paraId="542F2550" w14:textId="186F7473" w:rsidR="00974070" w:rsidRPr="00D5149A" w:rsidDel="00B23BD9" w:rsidRDefault="00974070">
      <w:pPr>
        <w:spacing w:after="0" w:line="240" w:lineRule="auto"/>
        <w:jc w:val="center"/>
        <w:rPr>
          <w:del w:id="81" w:author="User" w:date="2020-01-21T17:15:00Z"/>
          <w:rFonts w:ascii="Arial Narrow" w:hAnsi="Arial Narrow"/>
          <w:sz w:val="24"/>
          <w:szCs w:val="24"/>
        </w:rPr>
        <w:pPrChange w:id="82" w:author="User" w:date="2020-01-21T17:15:00Z">
          <w:pPr>
            <w:spacing w:after="0" w:line="240" w:lineRule="auto"/>
            <w:jc w:val="both"/>
          </w:pPr>
        </w:pPrChange>
      </w:pPr>
    </w:p>
    <w:p w14:paraId="2FB73DCA" w14:textId="36D9A80F" w:rsidR="00285257" w:rsidRPr="00812C67" w:rsidDel="00B23BD9" w:rsidRDefault="00285257">
      <w:pPr>
        <w:spacing w:after="0" w:line="240" w:lineRule="auto"/>
        <w:jc w:val="center"/>
        <w:rPr>
          <w:del w:id="83" w:author="User" w:date="2020-01-21T17:15:00Z"/>
          <w:rFonts w:ascii="Arial Narrow" w:hAnsi="Arial Narrow"/>
          <w:sz w:val="24"/>
          <w:szCs w:val="24"/>
        </w:rPr>
        <w:pPrChange w:id="84" w:author="User" w:date="2020-01-21T17:15:00Z">
          <w:pPr>
            <w:pStyle w:val="ListParagraph"/>
            <w:numPr>
              <w:ilvl w:val="1"/>
              <w:numId w:val="1"/>
            </w:numPr>
            <w:spacing w:after="0" w:line="240" w:lineRule="auto"/>
            <w:ind w:left="1440" w:right="-34" w:hanging="720"/>
            <w:jc w:val="both"/>
          </w:pPr>
        </w:pPrChange>
      </w:pPr>
      <w:del w:id="85" w:author="User" w:date="2020-01-21T17:15:00Z">
        <w:r w:rsidRPr="00812C67" w:rsidDel="00B23BD9">
          <w:rPr>
            <w:rFonts w:ascii="Arial Narrow" w:hAnsi="Arial Narrow"/>
            <w:sz w:val="24"/>
            <w:szCs w:val="24"/>
          </w:rPr>
          <w:delText xml:space="preserve">For the </w:delText>
        </w:r>
        <w:r w:rsidR="005605E4" w:rsidRPr="00812C67" w:rsidDel="00B23BD9">
          <w:rPr>
            <w:rFonts w:ascii="Arial Narrow" w:hAnsi="Arial Narrow"/>
            <w:sz w:val="24"/>
            <w:szCs w:val="24"/>
          </w:rPr>
          <w:delText>SYSTEM’s</w:delText>
        </w:r>
        <w:r w:rsidRPr="00812C67" w:rsidDel="00B23BD9">
          <w:rPr>
            <w:rFonts w:ascii="Arial Narrow" w:hAnsi="Arial Narrow"/>
            <w:sz w:val="24"/>
            <w:szCs w:val="24"/>
          </w:rPr>
          <w:delText xml:space="preserve"> </w:delText>
        </w:r>
        <w:r w:rsidR="004E2FA4" w:rsidRPr="00812C67" w:rsidDel="00B23BD9">
          <w:rPr>
            <w:rFonts w:ascii="Arial Narrow" w:hAnsi="Arial Narrow"/>
            <w:sz w:val="24"/>
            <w:szCs w:val="24"/>
          </w:rPr>
          <w:delText>S</w:delText>
        </w:r>
        <w:r w:rsidRPr="00812C67" w:rsidDel="00B23BD9">
          <w:rPr>
            <w:rFonts w:ascii="Arial Narrow" w:hAnsi="Arial Narrow"/>
            <w:sz w:val="24"/>
            <w:szCs w:val="24"/>
          </w:rPr>
          <w:delText xml:space="preserve">cholars to </w:delText>
        </w:r>
        <w:r w:rsidR="006E2630" w:rsidRPr="00812C67" w:rsidDel="00B23BD9">
          <w:rPr>
            <w:rFonts w:ascii="Arial Narrow" w:hAnsi="Arial Narrow"/>
            <w:sz w:val="24"/>
            <w:szCs w:val="24"/>
          </w:rPr>
          <w:delText xml:space="preserve">hone their </w:delText>
        </w:r>
        <w:r w:rsidRPr="00812C67" w:rsidDel="00B23BD9">
          <w:rPr>
            <w:rFonts w:ascii="Arial Narrow" w:hAnsi="Arial Narrow"/>
            <w:sz w:val="24"/>
            <w:szCs w:val="24"/>
          </w:rPr>
          <w:delText>research</w:delText>
        </w:r>
        <w:r w:rsidR="003665A7" w:rsidRPr="00812C67" w:rsidDel="00B23BD9">
          <w:rPr>
            <w:rFonts w:ascii="Arial Narrow" w:hAnsi="Arial Narrow"/>
            <w:sz w:val="24"/>
            <w:szCs w:val="24"/>
          </w:rPr>
          <w:delText xml:space="preserve"> and development</w:delText>
        </w:r>
        <w:r w:rsidRPr="00812C67" w:rsidDel="00B23BD9">
          <w:rPr>
            <w:rFonts w:ascii="Arial Narrow" w:hAnsi="Arial Narrow"/>
            <w:sz w:val="24"/>
            <w:szCs w:val="24"/>
          </w:rPr>
          <w:delText xml:space="preserve"> skills</w:delText>
        </w:r>
        <w:r w:rsidR="003665A7" w:rsidRPr="00812C67" w:rsidDel="00B23BD9">
          <w:rPr>
            <w:rFonts w:ascii="Arial Narrow" w:hAnsi="Arial Narrow"/>
            <w:sz w:val="24"/>
            <w:szCs w:val="24"/>
          </w:rPr>
          <w:delText xml:space="preserve"> in the areas of </w:delText>
        </w:r>
        <w:r w:rsidR="00CA61C8" w:rsidRPr="00812C67" w:rsidDel="00B23BD9">
          <w:rPr>
            <w:rFonts w:ascii="Arial Narrow" w:hAnsi="Arial Narrow"/>
            <w:sz w:val="24"/>
            <w:szCs w:val="24"/>
          </w:rPr>
          <w:delText xml:space="preserve">science, </w:delText>
        </w:r>
        <w:r w:rsidR="003665A7" w:rsidRPr="00812C67" w:rsidDel="00B23BD9">
          <w:rPr>
            <w:rFonts w:ascii="Arial Narrow" w:hAnsi="Arial Narrow"/>
            <w:sz w:val="24"/>
            <w:szCs w:val="24"/>
          </w:rPr>
          <w:delText>computing and information technology</w:delText>
        </w:r>
        <w:r w:rsidR="00CA61C8" w:rsidRPr="00812C67" w:rsidDel="00B23BD9">
          <w:rPr>
            <w:rFonts w:ascii="Arial Narrow" w:hAnsi="Arial Narrow"/>
            <w:sz w:val="24"/>
            <w:szCs w:val="24"/>
          </w:rPr>
          <w:delText>, and engineering,</w:delText>
        </w:r>
        <w:r w:rsidR="00B713DA" w:rsidRPr="00812C67" w:rsidDel="00B23BD9">
          <w:rPr>
            <w:rFonts w:ascii="Arial Narrow" w:hAnsi="Arial Narrow"/>
            <w:sz w:val="24"/>
            <w:szCs w:val="24"/>
          </w:rPr>
          <w:delText xml:space="preserve"> to</w:delText>
        </w:r>
        <w:r w:rsidR="008877EE" w:rsidRPr="00812C67" w:rsidDel="00B23BD9">
          <w:rPr>
            <w:rFonts w:ascii="Arial Narrow" w:hAnsi="Arial Narrow"/>
            <w:sz w:val="24"/>
            <w:szCs w:val="24"/>
          </w:rPr>
          <w:delText xml:space="preserve"> help </w:delText>
        </w:r>
        <w:r w:rsidR="00B713DA" w:rsidRPr="00812C67" w:rsidDel="00B23BD9">
          <w:rPr>
            <w:rFonts w:ascii="Arial Narrow" w:hAnsi="Arial Narrow"/>
            <w:sz w:val="24"/>
            <w:szCs w:val="24"/>
          </w:rPr>
          <w:delText xml:space="preserve">students </w:delText>
        </w:r>
        <w:r w:rsidR="008877EE" w:rsidRPr="00812C67" w:rsidDel="00B23BD9">
          <w:rPr>
            <w:rFonts w:ascii="Arial Narrow" w:hAnsi="Arial Narrow"/>
            <w:sz w:val="24"/>
            <w:szCs w:val="24"/>
          </w:rPr>
          <w:delText xml:space="preserve">identify and formulate </w:delText>
        </w:r>
        <w:r w:rsidR="00A0056B" w:rsidRPr="00812C67" w:rsidDel="00B23BD9">
          <w:rPr>
            <w:rFonts w:ascii="Arial Narrow" w:hAnsi="Arial Narrow"/>
            <w:sz w:val="24"/>
            <w:szCs w:val="24"/>
          </w:rPr>
          <w:delText xml:space="preserve">scientific, </w:delText>
        </w:r>
        <w:r w:rsidR="006E2630" w:rsidRPr="00812C67" w:rsidDel="00B23BD9">
          <w:rPr>
            <w:rFonts w:ascii="Arial Narrow" w:hAnsi="Arial Narrow"/>
            <w:sz w:val="24"/>
            <w:szCs w:val="24"/>
          </w:rPr>
          <w:delText>computing</w:delText>
        </w:r>
        <w:r w:rsidR="00A0056B" w:rsidRPr="00812C67" w:rsidDel="00B23BD9">
          <w:rPr>
            <w:rFonts w:ascii="Arial Narrow" w:hAnsi="Arial Narrow"/>
            <w:sz w:val="24"/>
            <w:szCs w:val="24"/>
          </w:rPr>
          <w:delText xml:space="preserve"> and engineering</w:delText>
        </w:r>
        <w:r w:rsidR="006E2630" w:rsidRPr="00812C67" w:rsidDel="00B23BD9">
          <w:rPr>
            <w:rFonts w:ascii="Arial Narrow" w:hAnsi="Arial Narrow"/>
            <w:sz w:val="24"/>
            <w:szCs w:val="24"/>
          </w:rPr>
          <w:delText xml:space="preserve"> </w:delText>
        </w:r>
        <w:r w:rsidR="008877EE" w:rsidRPr="00812C67" w:rsidDel="00B23BD9">
          <w:rPr>
            <w:rFonts w:ascii="Arial Narrow" w:hAnsi="Arial Narrow"/>
            <w:sz w:val="24"/>
            <w:szCs w:val="24"/>
          </w:rPr>
          <w:delText>problems for their future research</w:delText>
        </w:r>
        <w:r w:rsidR="00A13872" w:rsidRPr="00812C67" w:rsidDel="00B23BD9">
          <w:rPr>
            <w:rFonts w:ascii="Arial Narrow" w:hAnsi="Arial Narrow"/>
            <w:sz w:val="24"/>
            <w:szCs w:val="24"/>
          </w:rPr>
          <w:delText>;</w:delText>
        </w:r>
      </w:del>
    </w:p>
    <w:p w14:paraId="23CA2C0D" w14:textId="5711203D" w:rsidR="00285257" w:rsidRPr="00812C67" w:rsidDel="00B23BD9" w:rsidRDefault="00285257">
      <w:pPr>
        <w:spacing w:after="0" w:line="240" w:lineRule="auto"/>
        <w:jc w:val="center"/>
        <w:rPr>
          <w:del w:id="86" w:author="User" w:date="2020-01-21T17:15:00Z"/>
          <w:rFonts w:ascii="Arial Narrow" w:hAnsi="Arial Narrow"/>
          <w:sz w:val="24"/>
          <w:szCs w:val="24"/>
        </w:rPr>
        <w:pPrChange w:id="87" w:author="User" w:date="2020-01-21T17:15:00Z">
          <w:pPr>
            <w:pStyle w:val="ListParagraph"/>
            <w:spacing w:after="0" w:line="240" w:lineRule="auto"/>
            <w:ind w:left="1440" w:right="-34"/>
            <w:jc w:val="both"/>
          </w:pPr>
        </w:pPrChange>
      </w:pPr>
    </w:p>
    <w:p w14:paraId="1E08B502" w14:textId="7B6B23C9" w:rsidR="008877EE" w:rsidRPr="00566D7E" w:rsidDel="00B23BD9" w:rsidRDefault="0033085B">
      <w:pPr>
        <w:spacing w:after="0" w:line="240" w:lineRule="auto"/>
        <w:jc w:val="center"/>
        <w:rPr>
          <w:del w:id="88" w:author="User" w:date="2020-01-21T17:15:00Z"/>
          <w:rFonts w:ascii="Arial Narrow" w:hAnsi="Arial Narrow"/>
          <w:sz w:val="24"/>
          <w:szCs w:val="24"/>
        </w:rPr>
        <w:pPrChange w:id="89" w:author="User" w:date="2020-01-21T17:15:00Z">
          <w:pPr>
            <w:pStyle w:val="ListParagraph"/>
            <w:numPr>
              <w:ilvl w:val="1"/>
              <w:numId w:val="1"/>
            </w:numPr>
            <w:spacing w:after="0" w:line="240" w:lineRule="auto"/>
            <w:ind w:left="1440" w:right="-34" w:hanging="720"/>
            <w:jc w:val="both"/>
          </w:pPr>
        </w:pPrChange>
      </w:pPr>
      <w:del w:id="90" w:author="User" w:date="2020-01-21T17:15:00Z">
        <w:r w:rsidRPr="00812C67" w:rsidDel="00B23BD9">
          <w:rPr>
            <w:rFonts w:ascii="Arial Narrow" w:hAnsi="Arial Narrow"/>
            <w:noProof/>
            <w:sz w:val="24"/>
            <w:szCs w:val="24"/>
            <w:lang w:eastAsia="en-PH"/>
          </w:rPr>
          <mc:AlternateContent>
            <mc:Choice Requires="wps">
              <w:drawing>
                <wp:anchor distT="0" distB="0" distL="114300" distR="114300" simplePos="0" relativeHeight="251771904" behindDoc="0" locked="0" layoutInCell="1" allowOverlap="1" wp14:anchorId="0F827373" wp14:editId="1D1D3FE8">
                  <wp:simplePos x="0" y="0"/>
                  <wp:positionH relativeFrom="column">
                    <wp:posOffset>5819775</wp:posOffset>
                  </wp:positionH>
                  <wp:positionV relativeFrom="paragraph">
                    <wp:posOffset>-7620</wp:posOffset>
                  </wp:positionV>
                  <wp:extent cx="556895" cy="2316268"/>
                  <wp:effectExtent l="0" t="0" r="0" b="8255"/>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6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64D2D0" w14:textId="77777777" w:rsidR="0033085B" w:rsidRPr="00BB65F1" w:rsidRDefault="0033085B" w:rsidP="0033085B">
                              <w:pPr>
                                <w:spacing w:after="0" w:line="240" w:lineRule="auto"/>
                                <w:jc w:val="center"/>
                                <w:rPr>
                                  <w:rFonts w:ascii="Arial Narrow" w:hAnsi="Arial Narrow"/>
                                  <w:b/>
                                </w:rPr>
                              </w:pPr>
                              <w:r>
                                <w:rPr>
                                  <w:rFonts w:ascii="Arial Narrow" w:hAnsi="Arial Narrow"/>
                                  <w:b/>
                                </w:rPr>
                                <w:t>GLENN V. ALEA, PhD</w:t>
                              </w:r>
                            </w:p>
                            <w:p w14:paraId="7AF83A91" w14:textId="77777777" w:rsidR="0033085B" w:rsidRDefault="0033085B" w:rsidP="0033085B">
                              <w:pPr>
                                <w:spacing w:after="0" w:line="240" w:lineRule="auto"/>
                                <w:jc w:val="center"/>
                                <w:rPr>
                                  <w:rFonts w:ascii="Arial Narrow" w:hAnsi="Arial Narrow"/>
                                </w:rPr>
                              </w:pPr>
                              <w:r>
                                <w:rPr>
                                  <w:rFonts w:ascii="Arial Narrow" w:hAnsi="Arial Narrow"/>
                                </w:rPr>
                                <w:t>Dean, College of Science</w:t>
                              </w:r>
                            </w:p>
                            <w:p w14:paraId="1FEBD80B" w14:textId="77777777" w:rsidR="0033085B" w:rsidRDefault="0033085B" w:rsidP="0033085B">
                              <w:pPr>
                                <w:spacing w:after="0" w:line="240" w:lineRule="auto"/>
                                <w:jc w:val="center"/>
                                <w:rPr>
                                  <w:rFonts w:ascii="Arial Narrow" w:hAnsi="Arial Narrow"/>
                                </w:rPr>
                              </w:pPr>
                            </w:p>
                            <w:p w14:paraId="35CBF224" w14:textId="77777777" w:rsidR="0033085B" w:rsidRPr="006255BF" w:rsidRDefault="0033085B" w:rsidP="0033085B">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27373" id="_x0000_s1032" type="#_x0000_t202" style="position:absolute;left:0;text-align:left;margin-left:458.25pt;margin-top:-.6pt;width:43.85pt;height:182.4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" stroked="f">
                  <v:textbox style="layout-flow:vertical;mso-layout-flow-alt:bottom-to-top">
                    <w:txbxContent>
                      <w:p w14:paraId="1464D2D0" w14:textId="77777777" w:rsidR="0033085B" w:rsidRPr="00BB65F1" w:rsidRDefault="0033085B" w:rsidP="0033085B">
                        <w:pPr>
                          <w:spacing w:after="0" w:line="240" w:lineRule="auto"/>
                          <w:jc w:val="center"/>
                          <w:rPr>
                            <w:rFonts w:ascii="Arial Narrow" w:hAnsi="Arial Narrow"/>
                            <w:b/>
                          </w:rPr>
                        </w:pPr>
                        <w:r>
                          <w:rPr>
                            <w:rFonts w:ascii="Arial Narrow" w:hAnsi="Arial Narrow"/>
                            <w:b/>
                          </w:rPr>
                          <w:t>GLENN V. ALEA, PhD</w:t>
                        </w:r>
                      </w:p>
                      <w:p w14:paraId="7AF83A91" w14:textId="77777777" w:rsidR="0033085B" w:rsidRDefault="0033085B" w:rsidP="0033085B">
                        <w:pPr>
                          <w:spacing w:after="0" w:line="240" w:lineRule="auto"/>
                          <w:jc w:val="center"/>
                          <w:rPr>
                            <w:rFonts w:ascii="Arial Narrow" w:hAnsi="Arial Narrow"/>
                          </w:rPr>
                        </w:pPr>
                        <w:r>
                          <w:rPr>
                            <w:rFonts w:ascii="Arial Narrow" w:hAnsi="Arial Narrow"/>
                          </w:rPr>
                          <w:t>Dean, College of Science</w:t>
                        </w:r>
                      </w:p>
                      <w:p w14:paraId="1FEBD80B" w14:textId="77777777" w:rsidR="0033085B" w:rsidRDefault="0033085B" w:rsidP="0033085B">
                        <w:pPr>
                          <w:spacing w:after="0" w:line="240" w:lineRule="auto"/>
                          <w:jc w:val="center"/>
                          <w:rPr>
                            <w:rFonts w:ascii="Arial Narrow" w:hAnsi="Arial Narrow"/>
                          </w:rPr>
                        </w:pPr>
                      </w:p>
                      <w:p w14:paraId="35CBF224" w14:textId="77777777" w:rsidR="0033085B" w:rsidRPr="006255BF" w:rsidRDefault="0033085B" w:rsidP="0033085B">
                        <w:pPr>
                          <w:spacing w:after="0" w:line="240" w:lineRule="auto"/>
                          <w:jc w:val="center"/>
                          <w:rPr>
                            <w:rFonts w:ascii="Arial Narrow" w:hAnsi="Arial Narrow"/>
                          </w:rPr>
                        </w:pPr>
                      </w:p>
                    </w:txbxContent>
                  </v:textbox>
                </v:shape>
              </w:pict>
            </mc:Fallback>
          </mc:AlternateContent>
        </w:r>
        <w:r w:rsidDel="00B23BD9">
          <w:rPr>
            <w:rFonts w:ascii="Arial Narrow" w:hAnsi="Arial Narrow"/>
            <w:noProof/>
            <w:sz w:val="24"/>
            <w:szCs w:val="24"/>
            <w:lang w:eastAsia="en-PH"/>
          </w:rPr>
          <mc:AlternateContent>
            <mc:Choice Requires="wps">
              <w:drawing>
                <wp:anchor distT="0" distB="0" distL="114300" distR="114300" simplePos="0" relativeHeight="251745280" behindDoc="0" locked="0" layoutInCell="1" allowOverlap="1" wp14:anchorId="3AE34157" wp14:editId="3777278B">
                  <wp:simplePos x="0" y="0"/>
                  <wp:positionH relativeFrom="column">
                    <wp:posOffset>-750570</wp:posOffset>
                  </wp:positionH>
                  <wp:positionV relativeFrom="paragraph">
                    <wp:posOffset>-154305</wp:posOffset>
                  </wp:positionV>
                  <wp:extent cx="556895" cy="2316268"/>
                  <wp:effectExtent l="0" t="0" r="1905" b="0"/>
                  <wp:wrapNone/>
                  <wp:docPr id="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6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65E83E" w14:textId="77777777" w:rsidR="00386F36" w:rsidRPr="00BB65F1" w:rsidRDefault="00386F36" w:rsidP="00386F36">
                              <w:pPr>
                                <w:spacing w:after="0" w:line="240" w:lineRule="auto"/>
                                <w:jc w:val="center"/>
                                <w:rPr>
                                  <w:rFonts w:ascii="Arial Narrow" w:hAnsi="Arial Narrow"/>
                                  <w:b/>
                                </w:rPr>
                              </w:pPr>
                              <w:r>
                                <w:rPr>
                                  <w:rFonts w:ascii="Arial Narrow" w:hAnsi="Arial Narrow"/>
                                  <w:b/>
                                </w:rPr>
                                <w:t>ROBERT C. ROLEDA</w:t>
                              </w:r>
                            </w:p>
                            <w:p w14:paraId="1A8B5716" w14:textId="77777777" w:rsidR="00386F36" w:rsidRDefault="00386F36" w:rsidP="00386F36">
                              <w:pPr>
                                <w:spacing w:after="0" w:line="240" w:lineRule="auto"/>
                                <w:jc w:val="center"/>
                                <w:rPr>
                                  <w:rFonts w:ascii="Arial Narrow" w:hAnsi="Arial Narrow"/>
                                </w:rPr>
                              </w:pPr>
                              <w:r>
                                <w:rPr>
                                  <w:rFonts w:ascii="Arial Narrow" w:hAnsi="Arial Narrow"/>
                                </w:rPr>
                                <w:t>Chancellor, DLSU</w:t>
                              </w:r>
                            </w:p>
                            <w:p w14:paraId="6E98A22F" w14:textId="77777777" w:rsidR="00386F36" w:rsidRDefault="00386F36" w:rsidP="00386F36">
                              <w:pPr>
                                <w:spacing w:after="0" w:line="240" w:lineRule="auto"/>
                                <w:jc w:val="center"/>
                                <w:rPr>
                                  <w:rFonts w:ascii="Arial Narrow" w:hAnsi="Arial Narrow"/>
                                </w:rPr>
                              </w:pPr>
                            </w:p>
                            <w:p w14:paraId="7092E8F2" w14:textId="77777777" w:rsidR="00386F36" w:rsidRPr="006255BF" w:rsidRDefault="00386F36" w:rsidP="00386F36">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34157" id="_x0000_s1033" type="#_x0000_t202" style="position:absolute;left:0;text-align:left;margin-left:-59.1pt;margin-top:-12.15pt;width:43.85pt;height:182.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" stroked="f">
                  <v:textbox style="layout-flow:vertical;mso-layout-flow-alt:bottom-to-top">
                    <w:txbxContent>
                      <w:p w14:paraId="0265E83E" w14:textId="77777777" w:rsidR="00386F36" w:rsidRPr="00BB65F1" w:rsidRDefault="00386F36" w:rsidP="00386F36">
                        <w:pPr>
                          <w:spacing w:after="0" w:line="240" w:lineRule="auto"/>
                          <w:jc w:val="center"/>
                          <w:rPr>
                            <w:rFonts w:ascii="Arial Narrow" w:hAnsi="Arial Narrow"/>
                            <w:b/>
                          </w:rPr>
                        </w:pPr>
                        <w:r>
                          <w:rPr>
                            <w:rFonts w:ascii="Arial Narrow" w:hAnsi="Arial Narrow"/>
                            <w:b/>
                          </w:rPr>
                          <w:t>ROBERT C. ROLEDA</w:t>
                        </w:r>
                      </w:p>
                      <w:p w14:paraId="1A8B5716" w14:textId="77777777" w:rsidR="00386F36" w:rsidRDefault="00386F36" w:rsidP="00386F36">
                        <w:pPr>
                          <w:spacing w:after="0" w:line="240" w:lineRule="auto"/>
                          <w:jc w:val="center"/>
                          <w:rPr>
                            <w:rFonts w:ascii="Arial Narrow" w:hAnsi="Arial Narrow"/>
                          </w:rPr>
                        </w:pPr>
                        <w:r>
                          <w:rPr>
                            <w:rFonts w:ascii="Arial Narrow" w:hAnsi="Arial Narrow"/>
                          </w:rPr>
                          <w:t>Chancellor, DLSU</w:t>
                        </w:r>
                      </w:p>
                      <w:p w14:paraId="6E98A22F" w14:textId="77777777" w:rsidR="00386F36" w:rsidRDefault="00386F36" w:rsidP="00386F36">
                        <w:pPr>
                          <w:spacing w:after="0" w:line="240" w:lineRule="auto"/>
                          <w:jc w:val="center"/>
                          <w:rPr>
                            <w:rFonts w:ascii="Arial Narrow" w:hAnsi="Arial Narrow"/>
                          </w:rPr>
                        </w:pPr>
                      </w:p>
                      <w:p w14:paraId="7092E8F2" w14:textId="77777777" w:rsidR="00386F36" w:rsidRPr="006255BF" w:rsidRDefault="00386F36" w:rsidP="00386F36">
                        <w:pPr>
                          <w:spacing w:after="0" w:line="240" w:lineRule="auto"/>
                          <w:jc w:val="center"/>
                          <w:rPr>
                            <w:rFonts w:ascii="Arial Narrow" w:hAnsi="Arial Narrow"/>
                          </w:rPr>
                        </w:pPr>
                      </w:p>
                    </w:txbxContent>
                  </v:textbox>
                </v:shape>
              </w:pict>
            </mc:Fallback>
          </mc:AlternateContent>
        </w:r>
        <w:r w:rsidR="008877EE" w:rsidRPr="00751584" w:rsidDel="00B23BD9">
          <w:rPr>
            <w:rFonts w:ascii="Arial Narrow" w:hAnsi="Arial Narrow"/>
            <w:sz w:val="24"/>
            <w:szCs w:val="24"/>
          </w:rPr>
          <w:delText xml:space="preserve">For the </w:delText>
        </w:r>
        <w:r w:rsidR="005605E4" w:rsidRPr="00751584" w:rsidDel="00B23BD9">
          <w:rPr>
            <w:rFonts w:ascii="Arial Narrow" w:hAnsi="Arial Narrow"/>
            <w:sz w:val="24"/>
            <w:szCs w:val="24"/>
          </w:rPr>
          <w:delText>SYSTEM’s</w:delText>
        </w:r>
        <w:r w:rsidR="008877EE" w:rsidRPr="00751584" w:rsidDel="00B23BD9">
          <w:rPr>
            <w:rFonts w:ascii="Arial Narrow" w:hAnsi="Arial Narrow"/>
            <w:sz w:val="24"/>
            <w:szCs w:val="24"/>
          </w:rPr>
          <w:delText xml:space="preserve"> </w:delText>
        </w:r>
        <w:r w:rsidR="004E2FA4" w:rsidDel="00B23BD9">
          <w:rPr>
            <w:rFonts w:ascii="Arial Narrow" w:hAnsi="Arial Narrow"/>
            <w:sz w:val="24"/>
            <w:szCs w:val="24"/>
          </w:rPr>
          <w:delText>S</w:delText>
        </w:r>
        <w:r w:rsidR="008877EE" w:rsidRPr="00751584" w:rsidDel="00B23BD9">
          <w:rPr>
            <w:rFonts w:ascii="Arial Narrow" w:hAnsi="Arial Narrow"/>
            <w:sz w:val="24"/>
            <w:szCs w:val="24"/>
          </w:rPr>
          <w:delText>cholars to interact with other researchers</w:delText>
        </w:r>
        <w:r w:rsidR="00CA61C8" w:rsidRPr="00751584" w:rsidDel="00B23BD9">
          <w:rPr>
            <w:rFonts w:ascii="Arial Narrow" w:hAnsi="Arial Narrow"/>
            <w:sz w:val="24"/>
            <w:szCs w:val="24"/>
          </w:rPr>
          <w:delText>, scientists, engineers</w:delText>
        </w:r>
        <w:r w:rsidR="008877EE" w:rsidRPr="00751584" w:rsidDel="00B23BD9">
          <w:rPr>
            <w:rFonts w:ascii="Arial Narrow" w:hAnsi="Arial Narrow"/>
            <w:sz w:val="24"/>
            <w:szCs w:val="24"/>
          </w:rPr>
          <w:delText xml:space="preserve"> and </w:delText>
        </w:r>
        <w:r w:rsidR="003665A7" w:rsidRPr="00751584" w:rsidDel="00B23BD9">
          <w:rPr>
            <w:rFonts w:ascii="Arial Narrow" w:hAnsi="Arial Narrow"/>
            <w:sz w:val="24"/>
            <w:szCs w:val="24"/>
          </w:rPr>
          <w:delText xml:space="preserve">developers </w:delText>
        </w:r>
        <w:r w:rsidR="008877EE" w:rsidRPr="00751584" w:rsidDel="00B23BD9">
          <w:rPr>
            <w:rFonts w:ascii="Arial Narrow" w:hAnsi="Arial Narrow"/>
            <w:sz w:val="24"/>
            <w:szCs w:val="24"/>
          </w:rPr>
          <w:delText>by allowing them to be immersed in the research projects</w:delText>
        </w:r>
        <w:r w:rsidR="008877EE" w:rsidRPr="00566D7E" w:rsidDel="00B23BD9">
          <w:rPr>
            <w:rFonts w:ascii="Arial Narrow" w:hAnsi="Arial Narrow"/>
            <w:sz w:val="24"/>
            <w:szCs w:val="24"/>
          </w:rPr>
          <w:delText xml:space="preserve"> of the </w:delText>
        </w:r>
        <w:r w:rsidR="00E614E2" w:rsidRPr="00566D7E" w:rsidDel="00B23BD9">
          <w:rPr>
            <w:rFonts w:ascii="Arial Narrow" w:hAnsi="Arial Narrow"/>
            <w:sz w:val="24"/>
            <w:szCs w:val="24"/>
          </w:rPr>
          <w:delText>UNIVERSITY</w:delText>
        </w:r>
        <w:r w:rsidR="008877EE" w:rsidRPr="00566D7E" w:rsidDel="00B23BD9">
          <w:rPr>
            <w:rFonts w:ascii="Arial Narrow" w:hAnsi="Arial Narrow"/>
            <w:sz w:val="24"/>
            <w:szCs w:val="24"/>
          </w:rPr>
          <w:delText>;</w:delText>
        </w:r>
      </w:del>
    </w:p>
    <w:p w14:paraId="4F14CFBD" w14:textId="5848C104" w:rsidR="00285257" w:rsidRPr="00A13872" w:rsidDel="00B23BD9" w:rsidRDefault="00285257">
      <w:pPr>
        <w:spacing w:after="0" w:line="240" w:lineRule="auto"/>
        <w:jc w:val="center"/>
        <w:rPr>
          <w:del w:id="91" w:author="User" w:date="2020-01-21T17:15:00Z"/>
          <w:rFonts w:ascii="Arial Narrow" w:hAnsi="Arial Narrow"/>
          <w:sz w:val="24"/>
          <w:szCs w:val="24"/>
          <w:highlight w:val="yellow"/>
        </w:rPr>
        <w:pPrChange w:id="92" w:author="User" w:date="2020-01-21T17:15:00Z">
          <w:pPr>
            <w:spacing w:after="0" w:line="240" w:lineRule="auto"/>
            <w:ind w:left="720" w:right="-34"/>
            <w:jc w:val="both"/>
          </w:pPr>
        </w:pPrChange>
      </w:pPr>
    </w:p>
    <w:p w14:paraId="6C726079" w14:textId="4A1688AB" w:rsidR="00285257" w:rsidRPr="00566D7E" w:rsidDel="00B23BD9" w:rsidRDefault="008877EE">
      <w:pPr>
        <w:spacing w:after="0" w:line="240" w:lineRule="auto"/>
        <w:jc w:val="center"/>
        <w:rPr>
          <w:del w:id="93" w:author="User" w:date="2020-01-21T17:15:00Z"/>
          <w:rFonts w:ascii="Arial Narrow" w:hAnsi="Arial Narrow"/>
          <w:sz w:val="24"/>
          <w:szCs w:val="24"/>
        </w:rPr>
        <w:pPrChange w:id="94" w:author="User" w:date="2020-01-21T17:15:00Z">
          <w:pPr>
            <w:pStyle w:val="ListParagraph"/>
            <w:numPr>
              <w:ilvl w:val="1"/>
              <w:numId w:val="1"/>
            </w:numPr>
            <w:spacing w:after="0" w:line="240" w:lineRule="auto"/>
            <w:ind w:left="1440" w:right="-34" w:hanging="720"/>
            <w:jc w:val="both"/>
          </w:pPr>
        </w:pPrChange>
      </w:pPr>
      <w:del w:id="95" w:author="User" w:date="2020-01-21T17:15:00Z">
        <w:r w:rsidRPr="00BE390E" w:rsidDel="00B23BD9">
          <w:rPr>
            <w:rFonts w:ascii="Arial Narrow" w:hAnsi="Arial Narrow"/>
            <w:sz w:val="24"/>
            <w:szCs w:val="24"/>
          </w:rPr>
          <w:delText xml:space="preserve">For the </w:delText>
        </w:r>
        <w:r w:rsidR="005605E4" w:rsidRPr="00BE390E" w:rsidDel="00B23BD9">
          <w:rPr>
            <w:rFonts w:ascii="Arial Narrow" w:hAnsi="Arial Narrow"/>
            <w:sz w:val="24"/>
            <w:szCs w:val="24"/>
          </w:rPr>
          <w:delText>SYSTEM’s</w:delText>
        </w:r>
        <w:r w:rsidRPr="00BE390E" w:rsidDel="00B23BD9">
          <w:rPr>
            <w:rFonts w:ascii="Arial Narrow" w:hAnsi="Arial Narrow"/>
            <w:sz w:val="24"/>
            <w:szCs w:val="24"/>
          </w:rPr>
          <w:delText xml:space="preserve"> </w:delText>
        </w:r>
        <w:r w:rsidR="004E2FA4" w:rsidDel="00B23BD9">
          <w:rPr>
            <w:rFonts w:ascii="Arial Narrow" w:hAnsi="Arial Narrow"/>
            <w:sz w:val="24"/>
            <w:szCs w:val="24"/>
          </w:rPr>
          <w:delText>S</w:delText>
        </w:r>
        <w:r w:rsidRPr="00BE390E" w:rsidDel="00B23BD9">
          <w:rPr>
            <w:rFonts w:ascii="Arial Narrow" w:hAnsi="Arial Narrow"/>
            <w:sz w:val="24"/>
            <w:szCs w:val="24"/>
          </w:rPr>
          <w:delText xml:space="preserve">cholars to </w:delText>
        </w:r>
        <w:r w:rsidR="00591FB2" w:rsidDel="00B23BD9">
          <w:rPr>
            <w:rFonts w:ascii="Arial Narrow" w:hAnsi="Arial Narrow"/>
            <w:sz w:val="24"/>
            <w:szCs w:val="24"/>
          </w:rPr>
          <w:delText xml:space="preserve">demonstrate knowledge, understanding and application of the </w:delText>
        </w:r>
        <w:r w:rsidR="00092071" w:rsidRPr="00CA61C8" w:rsidDel="00B23BD9">
          <w:rPr>
            <w:rFonts w:ascii="Arial Narrow" w:hAnsi="Arial Narrow"/>
            <w:sz w:val="24"/>
            <w:szCs w:val="24"/>
          </w:rPr>
          <w:delText>basic science</w:delText>
        </w:r>
        <w:r w:rsidR="00CA61C8" w:rsidDel="00B23BD9">
          <w:rPr>
            <w:rFonts w:ascii="Arial Narrow" w:hAnsi="Arial Narrow"/>
            <w:sz w:val="24"/>
            <w:szCs w:val="24"/>
          </w:rPr>
          <w:delText xml:space="preserve">, </w:delText>
        </w:r>
        <w:r w:rsidR="00CA61C8" w:rsidRPr="00751584" w:rsidDel="00B23BD9">
          <w:rPr>
            <w:rFonts w:ascii="Arial Narrow" w:hAnsi="Arial Narrow"/>
            <w:sz w:val="24"/>
            <w:szCs w:val="24"/>
          </w:rPr>
          <w:delText>computing and engineering</w:delText>
        </w:r>
        <w:r w:rsidR="006E2630" w:rsidRPr="00CA61C8" w:rsidDel="00B23BD9">
          <w:rPr>
            <w:rFonts w:ascii="Arial Narrow" w:hAnsi="Arial Narrow"/>
            <w:sz w:val="24"/>
            <w:szCs w:val="24"/>
          </w:rPr>
          <w:delText xml:space="preserve"> </w:delText>
        </w:r>
        <w:r w:rsidRPr="00CA61C8" w:rsidDel="00B23BD9">
          <w:rPr>
            <w:rFonts w:ascii="Arial Narrow" w:hAnsi="Arial Narrow"/>
            <w:sz w:val="24"/>
            <w:szCs w:val="24"/>
          </w:rPr>
          <w:delText>principles</w:delText>
        </w:r>
        <w:r w:rsidR="00CA61C8" w:rsidDel="00B23BD9">
          <w:rPr>
            <w:rFonts w:ascii="Arial Narrow" w:hAnsi="Arial Narrow"/>
            <w:sz w:val="24"/>
            <w:szCs w:val="24"/>
          </w:rPr>
          <w:delText>; and</w:delText>
        </w:r>
        <w:r w:rsidR="00092071" w:rsidDel="00B23BD9">
          <w:rPr>
            <w:rFonts w:ascii="Arial Narrow" w:hAnsi="Arial Narrow"/>
            <w:sz w:val="24"/>
            <w:szCs w:val="24"/>
          </w:rPr>
          <w:delText xml:space="preserve"> </w:delText>
        </w:r>
        <w:r w:rsidR="00CA61C8" w:rsidDel="00B23BD9">
          <w:rPr>
            <w:rFonts w:ascii="Arial Narrow" w:hAnsi="Arial Narrow"/>
            <w:sz w:val="24"/>
            <w:szCs w:val="24"/>
          </w:rPr>
          <w:delText>societal</w:delText>
        </w:r>
        <w:r w:rsidR="00285257" w:rsidRPr="00BE390E" w:rsidDel="00B23BD9">
          <w:rPr>
            <w:rFonts w:ascii="Arial Narrow" w:hAnsi="Arial Narrow"/>
            <w:sz w:val="24"/>
            <w:szCs w:val="24"/>
          </w:rPr>
          <w:delText xml:space="preserve">, </w:delText>
        </w:r>
        <w:r w:rsidR="006E2630" w:rsidRPr="00BE390E" w:rsidDel="00B23BD9">
          <w:rPr>
            <w:rFonts w:ascii="Arial Narrow" w:hAnsi="Arial Narrow"/>
            <w:sz w:val="24"/>
            <w:szCs w:val="24"/>
          </w:rPr>
          <w:delText xml:space="preserve">ethical </w:delText>
        </w:r>
        <w:r w:rsidR="00285257" w:rsidRPr="00BE390E" w:rsidDel="00B23BD9">
          <w:rPr>
            <w:rFonts w:ascii="Arial Narrow" w:hAnsi="Arial Narrow"/>
            <w:sz w:val="24"/>
            <w:szCs w:val="24"/>
          </w:rPr>
          <w:delText xml:space="preserve">and environmental factors </w:delText>
        </w:r>
        <w:r w:rsidR="00CA61C8" w:rsidDel="00B23BD9">
          <w:rPr>
            <w:rFonts w:ascii="Arial Narrow" w:hAnsi="Arial Narrow"/>
            <w:sz w:val="24"/>
            <w:szCs w:val="24"/>
          </w:rPr>
          <w:delText xml:space="preserve">and </w:delText>
        </w:r>
        <w:r w:rsidR="00591FB2" w:rsidDel="00B23BD9">
          <w:rPr>
            <w:rFonts w:ascii="Arial Narrow" w:hAnsi="Arial Narrow"/>
            <w:sz w:val="24"/>
            <w:szCs w:val="24"/>
          </w:rPr>
          <w:delText>issues in research</w:delText>
        </w:r>
        <w:r w:rsidR="00285257" w:rsidRPr="00BE390E" w:rsidDel="00B23BD9">
          <w:rPr>
            <w:rFonts w:ascii="Arial Narrow" w:hAnsi="Arial Narrow"/>
            <w:sz w:val="24"/>
            <w:szCs w:val="24"/>
          </w:rPr>
          <w:delText>;</w:delText>
        </w:r>
      </w:del>
    </w:p>
    <w:p w14:paraId="7AEBE17D" w14:textId="5D85E4E1" w:rsidR="00285257" w:rsidRPr="00566D7E" w:rsidDel="00B23BD9" w:rsidRDefault="00285257">
      <w:pPr>
        <w:spacing w:after="0" w:line="240" w:lineRule="auto"/>
        <w:jc w:val="center"/>
        <w:rPr>
          <w:del w:id="96" w:author="User" w:date="2020-01-21T17:15:00Z"/>
          <w:rFonts w:ascii="Arial Narrow" w:hAnsi="Arial Narrow"/>
          <w:sz w:val="24"/>
          <w:szCs w:val="24"/>
          <w:highlight w:val="yellow"/>
        </w:rPr>
        <w:pPrChange w:id="97" w:author="User" w:date="2020-01-21T17:15:00Z">
          <w:pPr>
            <w:pStyle w:val="ListParagraph"/>
            <w:spacing w:after="0" w:line="240" w:lineRule="auto"/>
            <w:ind w:left="1440" w:right="-34"/>
            <w:jc w:val="both"/>
          </w:pPr>
        </w:pPrChange>
      </w:pPr>
    </w:p>
    <w:p w14:paraId="46366907" w14:textId="5C478147" w:rsidR="00285257" w:rsidRPr="00566D7E" w:rsidDel="00B23BD9" w:rsidRDefault="008877EE">
      <w:pPr>
        <w:spacing w:after="0" w:line="240" w:lineRule="auto"/>
        <w:jc w:val="center"/>
        <w:rPr>
          <w:del w:id="98" w:author="User" w:date="2020-01-21T17:15:00Z"/>
          <w:rFonts w:ascii="Arial Narrow" w:hAnsi="Arial Narrow"/>
          <w:sz w:val="24"/>
          <w:szCs w:val="24"/>
        </w:rPr>
        <w:pPrChange w:id="99" w:author="User" w:date="2020-01-21T17:15:00Z">
          <w:pPr>
            <w:pStyle w:val="ListParagraph"/>
            <w:numPr>
              <w:ilvl w:val="1"/>
              <w:numId w:val="1"/>
            </w:numPr>
            <w:spacing w:after="0" w:line="240" w:lineRule="auto"/>
            <w:ind w:left="1440" w:right="-34" w:hanging="720"/>
            <w:jc w:val="both"/>
          </w:pPr>
        </w:pPrChange>
      </w:pPr>
      <w:del w:id="100" w:author="User" w:date="2020-01-21T17:15:00Z">
        <w:r w:rsidRPr="00566D7E" w:rsidDel="00B23BD9">
          <w:rPr>
            <w:rFonts w:ascii="Arial Narrow" w:hAnsi="Arial Narrow"/>
            <w:sz w:val="24"/>
            <w:szCs w:val="24"/>
          </w:rPr>
          <w:delText xml:space="preserve">For the </w:delText>
        </w:r>
        <w:r w:rsidR="005605E4" w:rsidRPr="00566D7E" w:rsidDel="00B23BD9">
          <w:rPr>
            <w:rFonts w:ascii="Arial Narrow" w:hAnsi="Arial Narrow"/>
            <w:sz w:val="24"/>
            <w:szCs w:val="24"/>
          </w:rPr>
          <w:delText>SYSTEM’s</w:delText>
        </w:r>
        <w:r w:rsidRPr="00566D7E" w:rsidDel="00B23BD9">
          <w:rPr>
            <w:rFonts w:ascii="Arial Narrow" w:hAnsi="Arial Narrow"/>
            <w:sz w:val="24"/>
            <w:szCs w:val="24"/>
          </w:rPr>
          <w:delText xml:space="preserve"> </w:delText>
        </w:r>
        <w:r w:rsidR="004E2FA4" w:rsidDel="00B23BD9">
          <w:rPr>
            <w:rFonts w:ascii="Arial Narrow" w:hAnsi="Arial Narrow"/>
            <w:sz w:val="24"/>
            <w:szCs w:val="24"/>
          </w:rPr>
          <w:delText>S</w:delText>
        </w:r>
        <w:r w:rsidRPr="00566D7E" w:rsidDel="00B23BD9">
          <w:rPr>
            <w:rFonts w:ascii="Arial Narrow" w:hAnsi="Arial Narrow"/>
            <w:sz w:val="24"/>
            <w:szCs w:val="24"/>
          </w:rPr>
          <w:delText xml:space="preserve">cholars to appreciate </w:delText>
        </w:r>
        <w:r w:rsidR="00614FDF" w:rsidRPr="00566D7E" w:rsidDel="00B23BD9">
          <w:rPr>
            <w:rFonts w:ascii="Arial Narrow" w:hAnsi="Arial Narrow"/>
            <w:sz w:val="24"/>
            <w:szCs w:val="24"/>
          </w:rPr>
          <w:delText xml:space="preserve">the importance </w:delText>
        </w:r>
        <w:r w:rsidR="00E614E2" w:rsidRPr="00566D7E" w:rsidDel="00B23BD9">
          <w:rPr>
            <w:rFonts w:ascii="Arial Narrow" w:hAnsi="Arial Narrow"/>
            <w:sz w:val="24"/>
            <w:szCs w:val="24"/>
          </w:rPr>
          <w:delText>of the UNIVERSITY</w:delText>
        </w:r>
        <w:r w:rsidR="00907D70" w:rsidRPr="00566D7E" w:rsidDel="00B23BD9">
          <w:rPr>
            <w:rFonts w:ascii="Arial Narrow" w:hAnsi="Arial Narrow"/>
            <w:sz w:val="24"/>
            <w:szCs w:val="24"/>
          </w:rPr>
          <w:delText xml:space="preserve"> </w:delText>
        </w:r>
        <w:r w:rsidRPr="00566D7E" w:rsidDel="00B23BD9">
          <w:rPr>
            <w:rFonts w:ascii="Arial Narrow" w:hAnsi="Arial Narrow"/>
            <w:sz w:val="24"/>
            <w:szCs w:val="24"/>
          </w:rPr>
          <w:delText>and its relation with society and the economy</w:delText>
        </w:r>
        <w:r w:rsidR="00200E94" w:rsidDel="00B23BD9">
          <w:rPr>
            <w:rFonts w:ascii="Arial Narrow" w:hAnsi="Arial Narrow"/>
            <w:sz w:val="24"/>
            <w:szCs w:val="24"/>
          </w:rPr>
          <w:delText>; and</w:delText>
        </w:r>
      </w:del>
    </w:p>
    <w:p w14:paraId="30680BAF" w14:textId="6ECD514D" w:rsidR="00285257" w:rsidDel="00B23BD9" w:rsidRDefault="0033085B">
      <w:pPr>
        <w:spacing w:after="0" w:line="240" w:lineRule="auto"/>
        <w:jc w:val="center"/>
        <w:rPr>
          <w:del w:id="101" w:author="User" w:date="2020-01-21T17:15:00Z"/>
          <w:rFonts w:ascii="Arial Narrow" w:hAnsi="Arial Narrow"/>
          <w:sz w:val="24"/>
          <w:szCs w:val="24"/>
          <w:highlight w:val="yellow"/>
        </w:rPr>
        <w:pPrChange w:id="102" w:author="User" w:date="2020-01-21T17:15:00Z">
          <w:pPr>
            <w:pStyle w:val="ListParagraph"/>
            <w:spacing w:after="0" w:line="240" w:lineRule="auto"/>
            <w:jc w:val="both"/>
          </w:pPr>
        </w:pPrChange>
      </w:pPr>
      <w:del w:id="103" w:author="User" w:date="2020-01-21T17:15:00Z">
        <w:r w:rsidRPr="00812C67" w:rsidDel="00B23BD9">
          <w:rPr>
            <w:rFonts w:ascii="Arial Narrow" w:hAnsi="Arial Narrow"/>
            <w:noProof/>
            <w:sz w:val="24"/>
            <w:szCs w:val="24"/>
            <w:lang w:eastAsia="en-PH"/>
          </w:rPr>
          <mc:AlternateContent>
            <mc:Choice Requires="wps">
              <w:drawing>
                <wp:anchor distT="0" distB="0" distL="114300" distR="114300" simplePos="0" relativeHeight="251767808" behindDoc="0" locked="0" layoutInCell="1" allowOverlap="1" wp14:anchorId="47E2F111" wp14:editId="3AB66817">
                  <wp:simplePos x="0" y="0"/>
                  <wp:positionH relativeFrom="column">
                    <wp:posOffset>-810895</wp:posOffset>
                  </wp:positionH>
                  <wp:positionV relativeFrom="paragraph">
                    <wp:posOffset>260985</wp:posOffset>
                  </wp:positionV>
                  <wp:extent cx="556895" cy="2316268"/>
                  <wp:effectExtent l="0" t="0" r="1905" b="0"/>
                  <wp:wrapNone/>
                  <wp:docPr id="1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6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91D24A" w14:textId="533DC492" w:rsidR="0033085B" w:rsidRPr="00BB65F1" w:rsidRDefault="0033085B" w:rsidP="0033085B">
                              <w:pPr>
                                <w:spacing w:after="0" w:line="240" w:lineRule="auto"/>
                                <w:jc w:val="center"/>
                                <w:rPr>
                                  <w:rFonts w:ascii="Arial Narrow" w:hAnsi="Arial Narrow"/>
                                  <w:b/>
                                </w:rPr>
                              </w:pPr>
                              <w:r>
                                <w:rPr>
                                  <w:rFonts w:ascii="Arial Narrow" w:hAnsi="Arial Narrow"/>
                                  <w:b/>
                                </w:rPr>
                                <w:t>RAFAEL A. CABREDO</w:t>
                              </w:r>
                            </w:p>
                            <w:p w14:paraId="563D3E18" w14:textId="77777777" w:rsidR="0033085B" w:rsidRDefault="0033085B" w:rsidP="0033085B">
                              <w:pPr>
                                <w:spacing w:after="0" w:line="240" w:lineRule="auto"/>
                                <w:jc w:val="center"/>
                                <w:rPr>
                                  <w:rFonts w:ascii="Arial Narrow" w:hAnsi="Arial Narrow"/>
                                </w:rPr>
                              </w:pPr>
                              <w:r>
                                <w:rPr>
                                  <w:rFonts w:ascii="Arial Narrow" w:hAnsi="Arial Narrow"/>
                                </w:rPr>
                                <w:t>Dean CCS, DLSU</w:t>
                              </w:r>
                            </w:p>
                            <w:p w14:paraId="0683F710" w14:textId="77777777" w:rsidR="0033085B" w:rsidRDefault="0033085B" w:rsidP="0033085B">
                              <w:pPr>
                                <w:spacing w:after="0" w:line="240" w:lineRule="auto"/>
                                <w:jc w:val="center"/>
                                <w:rPr>
                                  <w:rFonts w:ascii="Arial Narrow" w:hAnsi="Arial Narrow"/>
                                </w:rPr>
                              </w:pPr>
                            </w:p>
                            <w:p w14:paraId="0FA9DA36" w14:textId="77777777" w:rsidR="0033085B" w:rsidRPr="006255BF" w:rsidRDefault="0033085B" w:rsidP="0033085B">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2F111" id="_x0000_s1034" type="#_x0000_t202" style="position:absolute;left:0;text-align:left;margin-left:-63.85pt;margin-top:20.55pt;width:43.85pt;height:182.4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" stroked="f">
                  <v:textbox style="layout-flow:vertical;mso-layout-flow-alt:bottom-to-top">
                    <w:txbxContent>
                      <w:p w14:paraId="5591D24A" w14:textId="533DC492" w:rsidR="0033085B" w:rsidRPr="00BB65F1" w:rsidRDefault="0033085B" w:rsidP="0033085B">
                        <w:pPr>
                          <w:spacing w:after="0" w:line="240" w:lineRule="auto"/>
                          <w:jc w:val="center"/>
                          <w:rPr>
                            <w:rFonts w:ascii="Arial Narrow" w:hAnsi="Arial Narrow"/>
                            <w:b/>
                          </w:rPr>
                        </w:pPr>
                        <w:r>
                          <w:rPr>
                            <w:rFonts w:ascii="Arial Narrow" w:hAnsi="Arial Narrow"/>
                            <w:b/>
                          </w:rPr>
                          <w:t>RAFAEL A. CABREDO</w:t>
                        </w:r>
                      </w:p>
                      <w:p w14:paraId="563D3E18" w14:textId="77777777" w:rsidR="0033085B" w:rsidRDefault="0033085B" w:rsidP="0033085B">
                        <w:pPr>
                          <w:spacing w:after="0" w:line="240" w:lineRule="auto"/>
                          <w:jc w:val="center"/>
                          <w:rPr>
                            <w:rFonts w:ascii="Arial Narrow" w:hAnsi="Arial Narrow"/>
                          </w:rPr>
                        </w:pPr>
                        <w:r>
                          <w:rPr>
                            <w:rFonts w:ascii="Arial Narrow" w:hAnsi="Arial Narrow"/>
                          </w:rPr>
                          <w:t>Dean CCS, DLSU</w:t>
                        </w:r>
                      </w:p>
                      <w:p w14:paraId="0683F710" w14:textId="77777777" w:rsidR="0033085B" w:rsidRDefault="0033085B" w:rsidP="0033085B">
                        <w:pPr>
                          <w:spacing w:after="0" w:line="240" w:lineRule="auto"/>
                          <w:jc w:val="center"/>
                          <w:rPr>
                            <w:rFonts w:ascii="Arial Narrow" w:hAnsi="Arial Narrow"/>
                          </w:rPr>
                        </w:pPr>
                      </w:p>
                      <w:p w14:paraId="0FA9DA36" w14:textId="77777777" w:rsidR="0033085B" w:rsidRPr="006255BF" w:rsidRDefault="0033085B" w:rsidP="0033085B">
                        <w:pPr>
                          <w:spacing w:after="0" w:line="240" w:lineRule="auto"/>
                          <w:jc w:val="center"/>
                          <w:rPr>
                            <w:rFonts w:ascii="Arial Narrow" w:hAnsi="Arial Narrow"/>
                          </w:rPr>
                        </w:pPr>
                      </w:p>
                    </w:txbxContent>
                  </v:textbox>
                </v:shape>
              </w:pict>
            </mc:Fallback>
          </mc:AlternateContent>
        </w:r>
      </w:del>
    </w:p>
    <w:p w14:paraId="1290181E" w14:textId="6953224B" w:rsidR="00591FB2" w:rsidRPr="00BE390E" w:rsidDel="00B23BD9" w:rsidRDefault="00FD4CEA">
      <w:pPr>
        <w:spacing w:after="0" w:line="240" w:lineRule="auto"/>
        <w:jc w:val="center"/>
        <w:rPr>
          <w:del w:id="104" w:author="User" w:date="2020-01-21T17:15:00Z"/>
          <w:rFonts w:ascii="Arial Narrow" w:hAnsi="Arial Narrow"/>
          <w:sz w:val="24"/>
          <w:szCs w:val="24"/>
        </w:rPr>
        <w:pPrChange w:id="105" w:author="User" w:date="2020-01-21T17:15:00Z">
          <w:pPr>
            <w:pStyle w:val="ListParagraph"/>
            <w:spacing w:after="0" w:line="240" w:lineRule="auto"/>
            <w:ind w:left="1440" w:hanging="720"/>
            <w:jc w:val="both"/>
          </w:pPr>
        </w:pPrChange>
      </w:pPr>
      <w:del w:id="106" w:author="User" w:date="2020-01-21T17:15:00Z">
        <w:r w:rsidRPr="00BE390E" w:rsidDel="00B23BD9">
          <w:rPr>
            <w:rFonts w:ascii="Arial Narrow" w:hAnsi="Arial Narrow"/>
            <w:sz w:val="24"/>
            <w:szCs w:val="24"/>
          </w:rPr>
          <w:delText>e.</w:delText>
        </w:r>
        <w:r w:rsidRPr="00BE390E" w:rsidDel="00B23BD9">
          <w:rPr>
            <w:rFonts w:ascii="Arial Narrow" w:hAnsi="Arial Narrow"/>
            <w:sz w:val="24"/>
            <w:szCs w:val="24"/>
          </w:rPr>
          <w:tab/>
        </w:r>
        <w:r w:rsidDel="00B23BD9">
          <w:rPr>
            <w:rFonts w:ascii="Arial Narrow" w:hAnsi="Arial Narrow"/>
            <w:sz w:val="24"/>
            <w:szCs w:val="24"/>
          </w:rPr>
          <w:delText xml:space="preserve">For the SYSTEMS’s </w:delText>
        </w:r>
        <w:r w:rsidR="004E2FA4" w:rsidDel="00B23BD9">
          <w:rPr>
            <w:rFonts w:ascii="Arial Narrow" w:hAnsi="Arial Narrow"/>
            <w:sz w:val="24"/>
            <w:szCs w:val="24"/>
          </w:rPr>
          <w:delText>S</w:delText>
        </w:r>
        <w:r w:rsidR="00812C67" w:rsidDel="00B23BD9">
          <w:rPr>
            <w:rFonts w:ascii="Arial Narrow" w:hAnsi="Arial Narrow"/>
            <w:sz w:val="24"/>
            <w:szCs w:val="24"/>
          </w:rPr>
          <w:delText>cholars to attain the S</w:delText>
        </w:r>
        <w:r w:rsidDel="00B23BD9">
          <w:rPr>
            <w:rFonts w:ascii="Arial Narrow" w:hAnsi="Arial Narrow"/>
            <w:sz w:val="24"/>
            <w:szCs w:val="24"/>
          </w:rPr>
          <w:delText xml:space="preserve">IP objectives such as to </w:delText>
        </w:r>
        <w:r w:rsidRPr="00BE390E" w:rsidDel="00B23BD9">
          <w:rPr>
            <w:rFonts w:ascii="Arial Narrow" w:hAnsi="Arial Narrow"/>
            <w:sz w:val="24"/>
            <w:szCs w:val="24"/>
          </w:rPr>
          <w:delText xml:space="preserve">learn science, engineering, </w:delText>
        </w:r>
        <w:r w:rsidR="00CA61C8" w:rsidRPr="00751584" w:rsidDel="00B23BD9">
          <w:rPr>
            <w:rFonts w:ascii="Arial Narrow" w:hAnsi="Arial Narrow"/>
            <w:sz w:val="24"/>
            <w:szCs w:val="24"/>
          </w:rPr>
          <w:delText>and computing</w:delText>
        </w:r>
        <w:r w:rsidRPr="00751584" w:rsidDel="00B23BD9">
          <w:rPr>
            <w:rFonts w:ascii="Arial Narrow" w:hAnsi="Arial Narrow"/>
            <w:sz w:val="24"/>
            <w:szCs w:val="24"/>
          </w:rPr>
          <w:delText xml:space="preserve"> research laboratory skills and concepts; foster interactions with researchers, scientists, </w:delText>
        </w:r>
        <w:r w:rsidR="00CA61C8" w:rsidRPr="00751584" w:rsidDel="00B23BD9">
          <w:rPr>
            <w:rFonts w:ascii="Arial Narrow" w:hAnsi="Arial Narrow"/>
            <w:sz w:val="24"/>
            <w:szCs w:val="24"/>
          </w:rPr>
          <w:delText xml:space="preserve">engineers, </w:delText>
        </w:r>
        <w:r w:rsidRPr="00751584" w:rsidDel="00B23BD9">
          <w:rPr>
            <w:rFonts w:ascii="Arial Narrow" w:hAnsi="Arial Narrow"/>
            <w:sz w:val="24"/>
            <w:szCs w:val="24"/>
          </w:rPr>
          <w:delText xml:space="preserve">and </w:delText>
        </w:r>
        <w:r w:rsidRPr="00BE390E" w:rsidDel="00B23BD9">
          <w:rPr>
            <w:rFonts w:ascii="Arial Narrow" w:hAnsi="Arial Narrow"/>
            <w:sz w:val="24"/>
            <w:szCs w:val="24"/>
          </w:rPr>
          <w:delText>technical personnel as they participate  in research projects; be exposed to basic science or engineering principles applied in the operation of the facility;</w:delText>
        </w:r>
        <w:r w:rsidR="00200E94" w:rsidDel="00B23BD9">
          <w:rPr>
            <w:rFonts w:ascii="Arial Narrow" w:hAnsi="Arial Narrow"/>
            <w:sz w:val="24"/>
            <w:szCs w:val="24"/>
          </w:rPr>
          <w:delText xml:space="preserve"> </w:delText>
        </w:r>
        <w:r w:rsidRPr="00BE390E" w:rsidDel="00B23BD9">
          <w:rPr>
            <w:rFonts w:ascii="Arial Narrow" w:hAnsi="Arial Narrow"/>
            <w:sz w:val="24"/>
            <w:szCs w:val="24"/>
          </w:rPr>
          <w:delText>identify possible research problems to be pursued as projects in the future; and establish linkages with institutions especially for future collaborations.</w:delText>
        </w:r>
      </w:del>
    </w:p>
    <w:p w14:paraId="66EF2550" w14:textId="35578B89" w:rsidR="005830D4" w:rsidDel="00B23BD9" w:rsidRDefault="005830D4">
      <w:pPr>
        <w:spacing w:after="0" w:line="240" w:lineRule="auto"/>
        <w:jc w:val="center"/>
        <w:rPr>
          <w:del w:id="107" w:author="User" w:date="2020-01-21T17:15:00Z"/>
          <w:rFonts w:ascii="Arial Narrow" w:hAnsi="Arial Narrow"/>
          <w:sz w:val="24"/>
          <w:szCs w:val="24"/>
        </w:rPr>
        <w:pPrChange w:id="108" w:author="User" w:date="2020-01-21T17:15:00Z">
          <w:pPr>
            <w:pStyle w:val="ListParagraph"/>
            <w:spacing w:after="0" w:line="240" w:lineRule="auto"/>
            <w:jc w:val="both"/>
          </w:pPr>
        </w:pPrChange>
      </w:pPr>
    </w:p>
    <w:p w14:paraId="5234A7AE" w14:textId="7A90DD02" w:rsidR="00BE390E" w:rsidRPr="00BE390E" w:rsidDel="00B23BD9" w:rsidRDefault="00BE390E">
      <w:pPr>
        <w:spacing w:after="0" w:line="240" w:lineRule="auto"/>
        <w:jc w:val="center"/>
        <w:rPr>
          <w:del w:id="109" w:author="User" w:date="2020-01-21T17:15:00Z"/>
          <w:rFonts w:ascii="Arial Narrow" w:hAnsi="Arial Narrow"/>
          <w:sz w:val="24"/>
          <w:szCs w:val="24"/>
        </w:rPr>
        <w:pPrChange w:id="110" w:author="User" w:date="2020-01-21T17:15:00Z">
          <w:pPr>
            <w:pStyle w:val="ListParagraph"/>
            <w:spacing w:after="0" w:line="240" w:lineRule="auto"/>
            <w:jc w:val="both"/>
          </w:pPr>
        </w:pPrChange>
      </w:pPr>
    </w:p>
    <w:p w14:paraId="5DFFAB69" w14:textId="7A9838C1" w:rsidR="0081067E" w:rsidRPr="0081067E" w:rsidDel="00B23BD9" w:rsidRDefault="0081067E">
      <w:pPr>
        <w:spacing w:after="0" w:line="240" w:lineRule="auto"/>
        <w:jc w:val="center"/>
        <w:rPr>
          <w:del w:id="111" w:author="User" w:date="2020-01-21T17:15:00Z"/>
          <w:rFonts w:ascii="Arial Narrow" w:hAnsi="Arial Narrow"/>
          <w:sz w:val="24"/>
          <w:szCs w:val="24"/>
        </w:rPr>
        <w:pPrChange w:id="112" w:author="User" w:date="2020-01-21T17:15:00Z">
          <w:pPr>
            <w:pStyle w:val="ListParagraph"/>
            <w:numPr>
              <w:numId w:val="1"/>
            </w:numPr>
            <w:spacing w:after="0" w:line="240" w:lineRule="auto"/>
            <w:ind w:hanging="720"/>
            <w:jc w:val="both"/>
          </w:pPr>
        </w:pPrChange>
      </w:pPr>
      <w:del w:id="113" w:author="User" w:date="2020-01-21T17:15:00Z">
        <w:r w:rsidDel="00B23BD9">
          <w:rPr>
            <w:rFonts w:ascii="Arial Narrow" w:hAnsi="Arial Narrow"/>
            <w:b/>
            <w:sz w:val="24"/>
            <w:szCs w:val="24"/>
          </w:rPr>
          <w:delText>EFFECTIVITY</w:delText>
        </w:r>
      </w:del>
    </w:p>
    <w:p w14:paraId="5A0792AE" w14:textId="3CC634A8" w:rsidR="0081067E" w:rsidRPr="0081067E" w:rsidDel="00B23BD9" w:rsidRDefault="0081067E">
      <w:pPr>
        <w:spacing w:after="0" w:line="240" w:lineRule="auto"/>
        <w:jc w:val="center"/>
        <w:rPr>
          <w:del w:id="114" w:author="User" w:date="2020-01-21T17:15:00Z"/>
          <w:rFonts w:ascii="Arial Narrow" w:hAnsi="Arial Narrow"/>
          <w:sz w:val="24"/>
          <w:szCs w:val="24"/>
        </w:rPr>
        <w:pPrChange w:id="115" w:author="User" w:date="2020-01-21T17:15:00Z">
          <w:pPr>
            <w:pStyle w:val="ListParagraph"/>
            <w:spacing w:after="0" w:line="240" w:lineRule="auto"/>
            <w:jc w:val="both"/>
          </w:pPr>
        </w:pPrChange>
      </w:pPr>
    </w:p>
    <w:p w14:paraId="2294FFC2" w14:textId="42D8DD65" w:rsidR="007F012E" w:rsidRPr="00751584" w:rsidDel="00B23BD9" w:rsidRDefault="0033085B">
      <w:pPr>
        <w:spacing w:after="0" w:line="240" w:lineRule="auto"/>
        <w:jc w:val="center"/>
        <w:rPr>
          <w:del w:id="116" w:author="User" w:date="2020-01-21T17:15:00Z"/>
          <w:rFonts w:ascii="Arial Narrow" w:hAnsi="Arial Narrow"/>
          <w:sz w:val="24"/>
          <w:szCs w:val="24"/>
        </w:rPr>
        <w:pPrChange w:id="117" w:author="User" w:date="2020-01-21T17:15:00Z">
          <w:pPr>
            <w:pStyle w:val="ListParagraph"/>
            <w:spacing w:after="0" w:line="240" w:lineRule="auto"/>
            <w:jc w:val="both"/>
          </w:pPr>
        </w:pPrChange>
      </w:pPr>
      <w:del w:id="118" w:author="User" w:date="2020-01-21T17:15:00Z">
        <w:r w:rsidRPr="00751584" w:rsidDel="00B23BD9">
          <w:rPr>
            <w:rFonts w:ascii="Arial Narrow" w:hAnsi="Arial Narrow"/>
            <w:b/>
            <w:noProof/>
            <w:sz w:val="24"/>
            <w:szCs w:val="24"/>
            <w:lang w:eastAsia="en-PH"/>
          </w:rPr>
          <mc:AlternateContent>
            <mc:Choice Requires="wps">
              <w:drawing>
                <wp:anchor distT="0" distB="0" distL="114300" distR="114300" simplePos="0" relativeHeight="251751424" behindDoc="0" locked="0" layoutInCell="1" allowOverlap="1" wp14:anchorId="1A53769F" wp14:editId="4239B215">
                  <wp:simplePos x="0" y="0"/>
                  <wp:positionH relativeFrom="column">
                    <wp:posOffset>-813435</wp:posOffset>
                  </wp:positionH>
                  <wp:positionV relativeFrom="paragraph">
                    <wp:posOffset>588010</wp:posOffset>
                  </wp:positionV>
                  <wp:extent cx="503555" cy="2157730"/>
                  <wp:effectExtent l="0" t="0" r="1905" b="0"/>
                  <wp:wrapSquare wrapText="bothSides"/>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55" cy="2157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F60D0A" w14:textId="77777777" w:rsidR="00A7399C" w:rsidRPr="00BB65F1" w:rsidRDefault="00A7399C" w:rsidP="00A7399C">
                              <w:pPr>
                                <w:spacing w:after="0" w:line="240" w:lineRule="auto"/>
                                <w:jc w:val="center"/>
                                <w:rPr>
                                  <w:rFonts w:ascii="Arial Narrow" w:hAnsi="Arial Narrow"/>
                                  <w:b/>
                                </w:rPr>
                              </w:pPr>
                              <w:r>
                                <w:rPr>
                                  <w:rFonts w:ascii="Arial Narrow" w:hAnsi="Arial Narrow"/>
                                  <w:b/>
                                </w:rPr>
                                <w:t>LILIA T. HABACON</w:t>
                              </w:r>
                            </w:p>
                            <w:p w14:paraId="145F1EFD" w14:textId="77777777" w:rsidR="00A7399C" w:rsidRPr="006255BF" w:rsidRDefault="00A7399C" w:rsidP="00A7399C">
                              <w:pPr>
                                <w:spacing w:after="0" w:line="240" w:lineRule="auto"/>
                                <w:jc w:val="center"/>
                                <w:rPr>
                                  <w:rFonts w:ascii="Arial Narrow" w:hAnsi="Arial Narrow"/>
                                </w:rPr>
                              </w:pPr>
                              <w:r w:rsidRPr="00BB65F1">
                                <w:rPr>
                                  <w:rFonts w:ascii="Arial Narrow" w:hAnsi="Arial Narrow"/>
                                </w:rPr>
                                <w:t>Executive Director, PSHS System</w:t>
                              </w:r>
                            </w:p>
                          </w:txbxContent>
                        </wps:txbx>
                        <wps:bodyPr rot="0" vert="vert270"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A53769F" id="_x0000_s1035" type="#_x0000_t202" style="position:absolute;left:0;text-align:left;margin-left:-64.05pt;margin-top:46.3pt;width:39.65pt;height:169.9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" stroked="f">
                  <v:textbox style="layout-flow:vertical;mso-layout-flow-alt:bottom-to-top;mso-fit-shape-to-text:t">
                    <w:txbxContent>
                      <w:p w14:paraId="62F60D0A" w14:textId="77777777" w:rsidR="00A7399C" w:rsidRPr="00BB65F1" w:rsidRDefault="00A7399C" w:rsidP="00A7399C">
                        <w:pPr>
                          <w:spacing w:after="0" w:line="240" w:lineRule="auto"/>
                          <w:jc w:val="center"/>
                          <w:rPr>
                            <w:rFonts w:ascii="Arial Narrow" w:hAnsi="Arial Narrow"/>
                            <w:b/>
                          </w:rPr>
                        </w:pPr>
                        <w:r>
                          <w:rPr>
                            <w:rFonts w:ascii="Arial Narrow" w:hAnsi="Arial Narrow"/>
                            <w:b/>
                          </w:rPr>
                          <w:t>LILIA T. HABACON</w:t>
                        </w:r>
                      </w:p>
                      <w:p w14:paraId="145F1EFD" w14:textId="77777777" w:rsidR="00A7399C" w:rsidRPr="006255BF" w:rsidRDefault="00A7399C" w:rsidP="00A7399C">
                        <w:pPr>
                          <w:spacing w:after="0" w:line="240" w:lineRule="auto"/>
                          <w:jc w:val="center"/>
                          <w:rPr>
                            <w:rFonts w:ascii="Arial Narrow" w:hAnsi="Arial Narrow"/>
                          </w:rPr>
                        </w:pPr>
                        <w:r w:rsidRPr="00BB65F1">
                          <w:rPr>
                            <w:rFonts w:ascii="Arial Narrow" w:hAnsi="Arial Narrow"/>
                          </w:rPr>
                          <w:t>Executive Director, PSHS System</w:t>
                        </w:r>
                      </w:p>
                    </w:txbxContent>
                  </v:textbox>
                  <w10:wrap type="square"/>
                </v:shape>
              </w:pict>
            </mc:Fallback>
          </mc:AlternateContent>
        </w:r>
        <w:r w:rsidR="00E614E2" w:rsidRPr="00566D7E" w:rsidDel="00B23BD9">
          <w:rPr>
            <w:rFonts w:ascii="Arial Narrow" w:hAnsi="Arial Narrow"/>
            <w:sz w:val="24"/>
            <w:szCs w:val="24"/>
          </w:rPr>
          <w:delText xml:space="preserve">The UNIVERSITY </w:delText>
        </w:r>
        <w:r w:rsidR="0013000B" w:rsidRPr="00566D7E" w:rsidDel="00B23BD9">
          <w:rPr>
            <w:rFonts w:ascii="Arial Narrow" w:hAnsi="Arial Narrow"/>
            <w:sz w:val="24"/>
            <w:szCs w:val="24"/>
          </w:rPr>
          <w:delText xml:space="preserve">hereby agrees to be a collaborating agency for the </w:delText>
        </w:r>
        <w:r w:rsidR="00C14DD9" w:rsidRPr="00751584" w:rsidDel="00B23BD9">
          <w:rPr>
            <w:rFonts w:ascii="Arial Narrow" w:hAnsi="Arial Narrow"/>
            <w:sz w:val="24"/>
            <w:szCs w:val="24"/>
          </w:rPr>
          <w:delText>SYSTEM’s</w:delText>
        </w:r>
        <w:r w:rsidR="0013000B" w:rsidRPr="00751584" w:rsidDel="00B23BD9">
          <w:rPr>
            <w:rFonts w:ascii="Arial Narrow" w:hAnsi="Arial Narrow"/>
            <w:sz w:val="24"/>
            <w:szCs w:val="24"/>
          </w:rPr>
          <w:delText xml:space="preserve"> </w:delText>
        </w:r>
        <w:r w:rsidR="00594680" w:rsidRPr="00751584" w:rsidDel="00B23BD9">
          <w:rPr>
            <w:rFonts w:ascii="Arial Narrow" w:hAnsi="Arial Narrow"/>
            <w:sz w:val="24"/>
            <w:szCs w:val="24"/>
          </w:rPr>
          <w:delText>S</w:delText>
        </w:r>
        <w:r w:rsidR="00B713DA" w:rsidDel="00B23BD9">
          <w:rPr>
            <w:rFonts w:ascii="Arial Narrow" w:hAnsi="Arial Narrow"/>
            <w:sz w:val="24"/>
            <w:szCs w:val="24"/>
          </w:rPr>
          <w:delText>I</w:delText>
        </w:r>
        <w:r w:rsidR="00594680" w:rsidRPr="00751584" w:rsidDel="00B23BD9">
          <w:rPr>
            <w:rFonts w:ascii="Arial Narrow" w:hAnsi="Arial Narrow"/>
            <w:sz w:val="24"/>
            <w:szCs w:val="24"/>
          </w:rPr>
          <w:delText xml:space="preserve">P </w:delText>
        </w:r>
        <w:r w:rsidR="00B679C9" w:rsidDel="00B23BD9">
          <w:rPr>
            <w:rFonts w:ascii="Arial Narrow" w:hAnsi="Arial Narrow"/>
            <w:sz w:val="24"/>
            <w:szCs w:val="24"/>
          </w:rPr>
          <w:delText>for a period of five (5</w:delText>
        </w:r>
        <w:r w:rsidR="00092071" w:rsidRPr="00751584" w:rsidDel="00B23BD9">
          <w:rPr>
            <w:rFonts w:ascii="Arial Narrow" w:hAnsi="Arial Narrow"/>
            <w:sz w:val="24"/>
            <w:szCs w:val="24"/>
          </w:rPr>
          <w:delText xml:space="preserve">) years, </w:delText>
        </w:r>
        <w:r w:rsidR="003665A7" w:rsidRPr="00751584" w:rsidDel="00B23BD9">
          <w:rPr>
            <w:rFonts w:ascii="Arial Narrow" w:hAnsi="Arial Narrow"/>
            <w:sz w:val="24"/>
            <w:szCs w:val="24"/>
          </w:rPr>
          <w:delText>201</w:delText>
        </w:r>
        <w:r w:rsidR="00B679C9" w:rsidDel="00B23BD9">
          <w:rPr>
            <w:rFonts w:ascii="Arial Narrow" w:hAnsi="Arial Narrow"/>
            <w:sz w:val="24"/>
            <w:szCs w:val="24"/>
          </w:rPr>
          <w:delText>9 to 2023</w:delText>
        </w:r>
        <w:r w:rsidR="00092071" w:rsidRPr="00751584" w:rsidDel="00B23BD9">
          <w:rPr>
            <w:rFonts w:ascii="Arial Narrow" w:hAnsi="Arial Narrow"/>
            <w:sz w:val="24"/>
            <w:szCs w:val="24"/>
          </w:rPr>
          <w:delText xml:space="preserve">, </w:delText>
        </w:r>
        <w:r w:rsidR="0013000B" w:rsidRPr="00751584" w:rsidDel="00B23BD9">
          <w:rPr>
            <w:rFonts w:ascii="Arial Narrow" w:hAnsi="Arial Narrow"/>
            <w:sz w:val="24"/>
            <w:szCs w:val="24"/>
          </w:rPr>
          <w:delText xml:space="preserve">whereby it agrees to admit and train </w:delText>
        </w:r>
        <w:r w:rsidR="00594680" w:rsidRPr="00751584" w:rsidDel="00B23BD9">
          <w:rPr>
            <w:rFonts w:ascii="Arial Narrow" w:hAnsi="Arial Narrow"/>
            <w:sz w:val="24"/>
            <w:szCs w:val="24"/>
          </w:rPr>
          <w:delText xml:space="preserve">a specified number of </w:delText>
        </w:r>
        <w:r w:rsidR="00C14DD9" w:rsidRPr="00751584" w:rsidDel="00B23BD9">
          <w:rPr>
            <w:rFonts w:ascii="Arial Narrow" w:hAnsi="Arial Narrow"/>
            <w:sz w:val="24"/>
            <w:szCs w:val="24"/>
          </w:rPr>
          <w:delText xml:space="preserve">the SYSTEM’s </w:delText>
        </w:r>
        <w:r w:rsidR="004E2FA4" w:rsidDel="00B23BD9">
          <w:rPr>
            <w:rFonts w:ascii="Arial Narrow" w:hAnsi="Arial Narrow"/>
            <w:sz w:val="24"/>
            <w:szCs w:val="24"/>
          </w:rPr>
          <w:delText>S</w:delText>
        </w:r>
        <w:r w:rsidR="0013000B" w:rsidRPr="00751584" w:rsidDel="00B23BD9">
          <w:rPr>
            <w:rFonts w:ascii="Arial Narrow" w:hAnsi="Arial Narrow"/>
            <w:sz w:val="24"/>
            <w:szCs w:val="24"/>
          </w:rPr>
          <w:delText>cholars with the end goal of exposing them to actual scientific</w:delText>
        </w:r>
        <w:r w:rsidR="00CA61C8" w:rsidRPr="00751584" w:rsidDel="00B23BD9">
          <w:rPr>
            <w:rFonts w:ascii="Arial Narrow" w:hAnsi="Arial Narrow"/>
            <w:sz w:val="24"/>
            <w:szCs w:val="24"/>
          </w:rPr>
          <w:delText xml:space="preserve"> and engineering</w:delText>
        </w:r>
        <w:r w:rsidR="0013000B" w:rsidRPr="00751584" w:rsidDel="00B23BD9">
          <w:rPr>
            <w:rFonts w:ascii="Arial Narrow" w:hAnsi="Arial Narrow"/>
            <w:sz w:val="24"/>
            <w:szCs w:val="24"/>
          </w:rPr>
          <w:delText xml:space="preserve"> research and </w:delText>
        </w:r>
        <w:r w:rsidR="006E2630" w:rsidRPr="00751584" w:rsidDel="00B23BD9">
          <w:rPr>
            <w:rFonts w:ascii="Arial Narrow" w:hAnsi="Arial Narrow"/>
            <w:sz w:val="24"/>
            <w:szCs w:val="24"/>
          </w:rPr>
          <w:delText xml:space="preserve">technology-based </w:delText>
        </w:r>
        <w:r w:rsidR="0013000B" w:rsidRPr="00751584" w:rsidDel="00B23BD9">
          <w:rPr>
            <w:rFonts w:ascii="Arial Narrow" w:hAnsi="Arial Narrow"/>
            <w:sz w:val="24"/>
            <w:szCs w:val="24"/>
          </w:rPr>
          <w:delText>research projects</w:delText>
        </w:r>
        <w:r w:rsidR="00CA61C8" w:rsidRPr="00751584" w:rsidDel="00B23BD9">
          <w:rPr>
            <w:rFonts w:ascii="Arial Narrow" w:hAnsi="Arial Narrow"/>
            <w:sz w:val="24"/>
            <w:szCs w:val="24"/>
          </w:rPr>
          <w:delText>,</w:delText>
        </w:r>
        <w:r w:rsidR="0013000B" w:rsidRPr="00751584" w:rsidDel="00B23BD9">
          <w:rPr>
            <w:rFonts w:ascii="Arial Narrow" w:hAnsi="Arial Narrow"/>
            <w:sz w:val="24"/>
            <w:szCs w:val="24"/>
          </w:rPr>
          <w:delText xml:space="preserve"> and motivating them to pursue a course and career in science</w:delText>
        </w:r>
        <w:r w:rsidR="00CA61C8" w:rsidRPr="00751584" w:rsidDel="00B23BD9">
          <w:rPr>
            <w:rFonts w:ascii="Arial Narrow" w:hAnsi="Arial Narrow"/>
            <w:sz w:val="24"/>
            <w:szCs w:val="24"/>
          </w:rPr>
          <w:delText>,</w:delText>
        </w:r>
        <w:r w:rsidR="0013000B" w:rsidRPr="00751584" w:rsidDel="00B23BD9">
          <w:rPr>
            <w:rFonts w:ascii="Arial Narrow" w:hAnsi="Arial Narrow"/>
            <w:sz w:val="24"/>
            <w:szCs w:val="24"/>
          </w:rPr>
          <w:delText xml:space="preserve"> technology</w:delText>
        </w:r>
        <w:r w:rsidR="00CA61C8" w:rsidRPr="00751584" w:rsidDel="00B23BD9">
          <w:rPr>
            <w:rFonts w:ascii="Arial Narrow" w:hAnsi="Arial Narrow"/>
            <w:sz w:val="24"/>
            <w:szCs w:val="24"/>
          </w:rPr>
          <w:delText xml:space="preserve"> and engineering</w:delText>
        </w:r>
        <w:r w:rsidR="0013000B" w:rsidRPr="00751584" w:rsidDel="00B23BD9">
          <w:rPr>
            <w:rFonts w:ascii="Arial Narrow" w:hAnsi="Arial Narrow"/>
            <w:sz w:val="24"/>
            <w:szCs w:val="24"/>
          </w:rPr>
          <w:delText>.</w:delText>
        </w:r>
      </w:del>
    </w:p>
    <w:p w14:paraId="49247E62" w14:textId="14B23B0B" w:rsidR="0013000B" w:rsidDel="00B23BD9" w:rsidRDefault="0013000B">
      <w:pPr>
        <w:spacing w:after="0" w:line="240" w:lineRule="auto"/>
        <w:jc w:val="center"/>
        <w:rPr>
          <w:del w:id="119" w:author="User" w:date="2020-01-21T17:15:00Z"/>
          <w:rFonts w:ascii="Arial Narrow" w:hAnsi="Arial Narrow"/>
          <w:sz w:val="24"/>
          <w:szCs w:val="24"/>
        </w:rPr>
        <w:pPrChange w:id="120" w:author="User" w:date="2020-01-21T17:15:00Z">
          <w:pPr>
            <w:spacing w:after="0" w:line="240" w:lineRule="auto"/>
            <w:jc w:val="both"/>
          </w:pPr>
        </w:pPrChange>
      </w:pPr>
    </w:p>
    <w:p w14:paraId="7F775C81" w14:textId="6D18A3F6" w:rsidR="005830D4" w:rsidRPr="00566D7E" w:rsidDel="00B23BD9" w:rsidRDefault="0033085B">
      <w:pPr>
        <w:spacing w:after="0" w:line="240" w:lineRule="auto"/>
        <w:jc w:val="center"/>
        <w:rPr>
          <w:del w:id="121" w:author="User" w:date="2020-01-21T17:15:00Z"/>
          <w:rFonts w:ascii="Arial Narrow" w:hAnsi="Arial Narrow"/>
          <w:sz w:val="24"/>
          <w:szCs w:val="24"/>
        </w:rPr>
        <w:pPrChange w:id="122" w:author="User" w:date="2020-01-21T17:15:00Z">
          <w:pPr>
            <w:spacing w:after="0" w:line="240" w:lineRule="auto"/>
            <w:jc w:val="both"/>
          </w:pPr>
        </w:pPrChange>
      </w:pPr>
      <w:del w:id="123" w:author="User" w:date="2020-01-21T17:15:00Z">
        <w:r w:rsidRPr="00812C67" w:rsidDel="00B23BD9">
          <w:rPr>
            <w:rFonts w:ascii="Arial Narrow" w:hAnsi="Arial Narrow"/>
            <w:noProof/>
            <w:sz w:val="24"/>
            <w:szCs w:val="24"/>
            <w:lang w:eastAsia="en-PH"/>
          </w:rPr>
          <mc:AlternateContent>
            <mc:Choice Requires="wps">
              <w:drawing>
                <wp:anchor distT="0" distB="0" distL="114300" distR="114300" simplePos="0" relativeHeight="251773952" behindDoc="0" locked="0" layoutInCell="1" allowOverlap="1" wp14:anchorId="6EEC5020" wp14:editId="4ECD4725">
                  <wp:simplePos x="0" y="0"/>
                  <wp:positionH relativeFrom="column">
                    <wp:posOffset>5819775</wp:posOffset>
                  </wp:positionH>
                  <wp:positionV relativeFrom="paragraph">
                    <wp:posOffset>147320</wp:posOffset>
                  </wp:positionV>
                  <wp:extent cx="556895" cy="2315845"/>
                  <wp:effectExtent l="0" t="0" r="0" b="8255"/>
                  <wp:wrapNone/>
                  <wp:docPr id="1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5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BE2CB3" w14:textId="77777777" w:rsidR="0033085B" w:rsidRPr="00BB65F1" w:rsidRDefault="0033085B" w:rsidP="0033085B">
                              <w:pPr>
                                <w:spacing w:after="0" w:line="240" w:lineRule="auto"/>
                                <w:jc w:val="center"/>
                                <w:rPr>
                                  <w:rFonts w:ascii="Arial Narrow" w:hAnsi="Arial Narrow"/>
                                  <w:b/>
                                </w:rPr>
                              </w:pPr>
                              <w:r>
                                <w:rPr>
                                  <w:rFonts w:ascii="Arial Narrow" w:hAnsi="Arial Narrow"/>
                                  <w:b/>
                                </w:rPr>
                                <w:t>JONATHAN DUNGCA, PhD</w:t>
                              </w:r>
                            </w:p>
                            <w:p w14:paraId="78C5CC14" w14:textId="77777777" w:rsidR="0033085B" w:rsidRDefault="0033085B" w:rsidP="0033085B">
                              <w:pPr>
                                <w:spacing w:after="0" w:line="240" w:lineRule="auto"/>
                                <w:jc w:val="center"/>
                                <w:rPr>
                                  <w:rFonts w:ascii="Arial Narrow" w:hAnsi="Arial Narrow"/>
                                </w:rPr>
                              </w:pPr>
                              <w:r>
                                <w:rPr>
                                  <w:rFonts w:ascii="Arial Narrow" w:hAnsi="Arial Narrow"/>
                                </w:rPr>
                                <w:t>Dean, Gokongwei College of Engineering</w:t>
                              </w:r>
                            </w:p>
                            <w:p w14:paraId="5733219C" w14:textId="77777777" w:rsidR="0033085B" w:rsidRDefault="0033085B" w:rsidP="0033085B">
                              <w:pPr>
                                <w:spacing w:after="0" w:line="240" w:lineRule="auto"/>
                                <w:jc w:val="center"/>
                                <w:rPr>
                                  <w:rFonts w:ascii="Arial Narrow" w:hAnsi="Arial Narrow"/>
                                </w:rPr>
                              </w:pPr>
                            </w:p>
                            <w:p w14:paraId="5F9D51BC" w14:textId="77777777" w:rsidR="0033085B" w:rsidRPr="006255BF" w:rsidRDefault="0033085B" w:rsidP="0033085B">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EC5020" id="_x0000_s1036" type="#_x0000_t202" style="position:absolute;left:0;text-align:left;margin-left:458.25pt;margin-top:11.6pt;width:43.85pt;height:182.3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" stroked="f">
                  <v:textbox style="layout-flow:vertical;mso-layout-flow-alt:bottom-to-top">
                    <w:txbxContent>
                      <w:p w14:paraId="76BE2CB3" w14:textId="77777777" w:rsidR="0033085B" w:rsidRPr="00BB65F1" w:rsidRDefault="0033085B" w:rsidP="0033085B">
                        <w:pPr>
                          <w:spacing w:after="0" w:line="240" w:lineRule="auto"/>
                          <w:jc w:val="center"/>
                          <w:rPr>
                            <w:rFonts w:ascii="Arial Narrow" w:hAnsi="Arial Narrow"/>
                            <w:b/>
                          </w:rPr>
                        </w:pPr>
                        <w:r>
                          <w:rPr>
                            <w:rFonts w:ascii="Arial Narrow" w:hAnsi="Arial Narrow"/>
                            <w:b/>
                          </w:rPr>
                          <w:t>JONATHAN DUNGCA, PhD</w:t>
                        </w:r>
                      </w:p>
                      <w:p w14:paraId="78C5CC14" w14:textId="77777777" w:rsidR="0033085B" w:rsidRDefault="0033085B" w:rsidP="0033085B">
                        <w:pPr>
                          <w:spacing w:after="0" w:line="240" w:lineRule="auto"/>
                          <w:jc w:val="center"/>
                          <w:rPr>
                            <w:rFonts w:ascii="Arial Narrow" w:hAnsi="Arial Narrow"/>
                          </w:rPr>
                        </w:pPr>
                        <w:r>
                          <w:rPr>
                            <w:rFonts w:ascii="Arial Narrow" w:hAnsi="Arial Narrow"/>
                          </w:rPr>
                          <w:t>Dean, Gokongwei College of Engineering</w:t>
                        </w:r>
                      </w:p>
                      <w:p w14:paraId="5733219C" w14:textId="77777777" w:rsidR="0033085B" w:rsidRDefault="0033085B" w:rsidP="0033085B">
                        <w:pPr>
                          <w:spacing w:after="0" w:line="240" w:lineRule="auto"/>
                          <w:jc w:val="center"/>
                          <w:rPr>
                            <w:rFonts w:ascii="Arial Narrow" w:hAnsi="Arial Narrow"/>
                          </w:rPr>
                        </w:pPr>
                      </w:p>
                      <w:p w14:paraId="5F9D51BC" w14:textId="77777777" w:rsidR="0033085B" w:rsidRPr="006255BF" w:rsidRDefault="0033085B" w:rsidP="0033085B">
                        <w:pPr>
                          <w:spacing w:after="0" w:line="240" w:lineRule="auto"/>
                          <w:jc w:val="center"/>
                          <w:rPr>
                            <w:rFonts w:ascii="Arial Narrow" w:hAnsi="Arial Narrow"/>
                          </w:rPr>
                        </w:pPr>
                      </w:p>
                    </w:txbxContent>
                  </v:textbox>
                </v:shape>
              </w:pict>
            </mc:Fallback>
          </mc:AlternateContent>
        </w:r>
      </w:del>
    </w:p>
    <w:p w14:paraId="3D079B7C" w14:textId="71173586" w:rsidR="009D27CD" w:rsidRPr="00751584" w:rsidDel="00B23BD9" w:rsidRDefault="009D27CD">
      <w:pPr>
        <w:spacing w:after="0" w:line="240" w:lineRule="auto"/>
        <w:jc w:val="center"/>
        <w:rPr>
          <w:del w:id="124" w:author="User" w:date="2020-01-21T17:15:00Z"/>
          <w:rFonts w:ascii="Arial Narrow" w:hAnsi="Arial Narrow"/>
          <w:sz w:val="24"/>
          <w:szCs w:val="24"/>
        </w:rPr>
        <w:pPrChange w:id="125" w:author="User" w:date="2020-01-21T17:15:00Z">
          <w:pPr>
            <w:pStyle w:val="ListParagraph"/>
            <w:numPr>
              <w:numId w:val="1"/>
            </w:numPr>
            <w:spacing w:after="0" w:line="240" w:lineRule="auto"/>
            <w:ind w:hanging="720"/>
            <w:jc w:val="both"/>
          </w:pPr>
        </w:pPrChange>
      </w:pPr>
      <w:del w:id="126" w:author="User" w:date="2020-01-21T17:15:00Z">
        <w:r w:rsidRPr="00751584" w:rsidDel="00B23BD9">
          <w:rPr>
            <w:rFonts w:ascii="Arial Narrow" w:hAnsi="Arial Narrow"/>
            <w:b/>
            <w:sz w:val="24"/>
            <w:szCs w:val="24"/>
          </w:rPr>
          <w:delText>JOINT RESPONSIBILITIES</w:delText>
        </w:r>
      </w:del>
    </w:p>
    <w:p w14:paraId="67E4BE2F" w14:textId="226D3AC3" w:rsidR="009D27CD" w:rsidRPr="00751584" w:rsidDel="00B23BD9" w:rsidRDefault="009D27CD">
      <w:pPr>
        <w:spacing w:after="0" w:line="240" w:lineRule="auto"/>
        <w:jc w:val="center"/>
        <w:rPr>
          <w:del w:id="127" w:author="User" w:date="2020-01-21T17:15:00Z"/>
          <w:rFonts w:ascii="Arial Narrow" w:hAnsi="Arial Narrow"/>
          <w:sz w:val="24"/>
          <w:szCs w:val="24"/>
        </w:rPr>
        <w:pPrChange w:id="128" w:author="User" w:date="2020-01-21T17:15:00Z">
          <w:pPr>
            <w:pStyle w:val="ListParagraph"/>
          </w:pPr>
        </w:pPrChange>
      </w:pPr>
    </w:p>
    <w:p w14:paraId="673F7232" w14:textId="130B7982" w:rsidR="009D27CD" w:rsidRPr="00751584" w:rsidDel="00B23BD9" w:rsidRDefault="009D27CD">
      <w:pPr>
        <w:spacing w:after="0" w:line="240" w:lineRule="auto"/>
        <w:jc w:val="center"/>
        <w:rPr>
          <w:del w:id="129" w:author="User" w:date="2020-01-21T17:15:00Z"/>
          <w:rFonts w:ascii="Arial Narrow" w:hAnsi="Arial Narrow"/>
          <w:sz w:val="24"/>
          <w:szCs w:val="24"/>
        </w:rPr>
        <w:pPrChange w:id="130" w:author="User" w:date="2020-01-21T17:15:00Z">
          <w:pPr>
            <w:pStyle w:val="ListParagraph"/>
            <w:jc w:val="both"/>
          </w:pPr>
        </w:pPrChange>
      </w:pPr>
      <w:del w:id="131" w:author="User" w:date="2020-01-21T17:15:00Z">
        <w:r w:rsidRPr="00751584" w:rsidDel="00B23BD9">
          <w:rPr>
            <w:rFonts w:ascii="Arial Narrow" w:hAnsi="Arial Narrow"/>
            <w:sz w:val="24"/>
            <w:szCs w:val="24"/>
          </w:rPr>
          <w:delText xml:space="preserve">Both the </w:delText>
        </w:r>
        <w:r w:rsidR="00A13872" w:rsidRPr="00751584" w:rsidDel="00B23BD9">
          <w:rPr>
            <w:rFonts w:ascii="Arial Narrow" w:hAnsi="Arial Narrow"/>
            <w:sz w:val="24"/>
            <w:szCs w:val="24"/>
          </w:rPr>
          <w:delText>SYSTEM and the UNIVERSITY shall:</w:delText>
        </w:r>
      </w:del>
    </w:p>
    <w:p w14:paraId="74AA1FAA" w14:textId="3A411ED5" w:rsidR="00D5149A" w:rsidRPr="0057669B" w:rsidDel="00B23BD9" w:rsidRDefault="00D5149A">
      <w:pPr>
        <w:spacing w:after="0" w:line="240" w:lineRule="auto"/>
        <w:jc w:val="center"/>
        <w:rPr>
          <w:del w:id="132" w:author="User" w:date="2020-01-21T17:15:00Z"/>
          <w:rFonts w:ascii="Arial Narrow" w:hAnsi="Arial Narrow"/>
          <w:sz w:val="24"/>
          <w:szCs w:val="24"/>
          <w:u w:val="double"/>
        </w:rPr>
        <w:pPrChange w:id="133" w:author="User" w:date="2020-01-21T17:15:00Z">
          <w:pPr>
            <w:pStyle w:val="ListParagraph"/>
            <w:jc w:val="both"/>
          </w:pPr>
        </w:pPrChange>
      </w:pPr>
    </w:p>
    <w:p w14:paraId="0E384C6B" w14:textId="51C0964F" w:rsidR="00A13872" w:rsidRPr="00751584" w:rsidDel="00B23BD9" w:rsidRDefault="00A13872">
      <w:pPr>
        <w:spacing w:after="0" w:line="240" w:lineRule="auto"/>
        <w:jc w:val="center"/>
        <w:rPr>
          <w:del w:id="134" w:author="User" w:date="2020-01-21T17:15:00Z"/>
          <w:rFonts w:ascii="Arial Narrow" w:hAnsi="Arial Narrow"/>
          <w:sz w:val="24"/>
          <w:szCs w:val="24"/>
        </w:rPr>
        <w:pPrChange w:id="135" w:author="User" w:date="2020-01-21T17:15:00Z">
          <w:pPr>
            <w:pStyle w:val="ListParagraph"/>
            <w:numPr>
              <w:ilvl w:val="1"/>
              <w:numId w:val="1"/>
            </w:numPr>
            <w:spacing w:after="0" w:line="240" w:lineRule="auto"/>
            <w:ind w:left="1440" w:right="56" w:hanging="720"/>
            <w:jc w:val="both"/>
          </w:pPr>
        </w:pPrChange>
      </w:pPr>
      <w:del w:id="136" w:author="User" w:date="2020-01-21T17:15:00Z">
        <w:r w:rsidRPr="00751584" w:rsidDel="00B23BD9">
          <w:rPr>
            <w:rFonts w:ascii="Arial Narrow" w:hAnsi="Arial Narrow"/>
            <w:sz w:val="24"/>
            <w:szCs w:val="24"/>
          </w:rPr>
          <w:delText>Create a joint working group (JWG) that will prepare the action plan to operationalize the partnership;</w:delText>
        </w:r>
      </w:del>
    </w:p>
    <w:p w14:paraId="28998ACC" w14:textId="645330EF" w:rsidR="00A13872" w:rsidRPr="00A13872" w:rsidDel="00B23BD9" w:rsidRDefault="00A13872">
      <w:pPr>
        <w:spacing w:after="0" w:line="240" w:lineRule="auto"/>
        <w:jc w:val="center"/>
        <w:rPr>
          <w:del w:id="137" w:author="User" w:date="2020-01-21T17:15:00Z"/>
          <w:rFonts w:ascii="Arial Narrow" w:hAnsi="Arial Narrow"/>
          <w:sz w:val="24"/>
          <w:szCs w:val="24"/>
          <w:u w:val="double"/>
        </w:rPr>
        <w:pPrChange w:id="138" w:author="User" w:date="2020-01-21T17:15:00Z">
          <w:pPr>
            <w:spacing w:after="0" w:line="240" w:lineRule="auto"/>
            <w:ind w:left="720" w:right="56"/>
            <w:jc w:val="both"/>
          </w:pPr>
        </w:pPrChange>
      </w:pPr>
    </w:p>
    <w:p w14:paraId="57F9E3A2" w14:textId="0570FACA" w:rsidR="009D27CD" w:rsidRPr="00751584" w:rsidDel="00B23BD9" w:rsidRDefault="009D27CD">
      <w:pPr>
        <w:spacing w:after="0" w:line="240" w:lineRule="auto"/>
        <w:jc w:val="center"/>
        <w:rPr>
          <w:del w:id="139" w:author="User" w:date="2020-01-21T17:15:00Z"/>
          <w:rFonts w:ascii="Arial Narrow" w:hAnsi="Arial Narrow"/>
          <w:sz w:val="24"/>
          <w:szCs w:val="24"/>
        </w:rPr>
        <w:pPrChange w:id="140" w:author="User" w:date="2020-01-21T17:15:00Z">
          <w:pPr>
            <w:pStyle w:val="ListParagraph"/>
            <w:numPr>
              <w:ilvl w:val="1"/>
              <w:numId w:val="1"/>
            </w:numPr>
            <w:spacing w:after="0" w:line="240" w:lineRule="auto"/>
            <w:ind w:left="1440" w:right="56" w:hanging="720"/>
            <w:jc w:val="both"/>
          </w:pPr>
        </w:pPrChange>
      </w:pPr>
      <w:del w:id="141" w:author="User" w:date="2020-01-21T17:15:00Z">
        <w:r w:rsidRPr="00751584" w:rsidDel="00B23BD9">
          <w:rPr>
            <w:rFonts w:ascii="Arial Narrow" w:hAnsi="Arial Narrow"/>
            <w:sz w:val="24"/>
            <w:szCs w:val="24"/>
          </w:rPr>
          <w:delText>Form a joint steering committee to monitor the progress of the partnership and to make sure that the provisions of this Memorandum of Agreement (MOA) are met;</w:delText>
        </w:r>
      </w:del>
    </w:p>
    <w:p w14:paraId="3DC22053" w14:textId="5A51BF2B" w:rsidR="009D27CD" w:rsidRPr="00751584" w:rsidDel="00B23BD9" w:rsidRDefault="009D27CD">
      <w:pPr>
        <w:spacing w:after="0" w:line="240" w:lineRule="auto"/>
        <w:jc w:val="center"/>
        <w:rPr>
          <w:del w:id="142" w:author="User" w:date="2020-01-21T17:15:00Z"/>
          <w:rFonts w:ascii="Arial Narrow" w:hAnsi="Arial Narrow"/>
          <w:sz w:val="24"/>
          <w:szCs w:val="24"/>
        </w:rPr>
        <w:pPrChange w:id="143" w:author="User" w:date="2020-01-21T17:15:00Z">
          <w:pPr>
            <w:spacing w:after="0" w:line="240" w:lineRule="auto"/>
            <w:ind w:right="56"/>
            <w:jc w:val="both"/>
          </w:pPr>
        </w:pPrChange>
      </w:pPr>
    </w:p>
    <w:p w14:paraId="01E6B55C" w14:textId="5889890F" w:rsidR="009D27CD" w:rsidRPr="00751584" w:rsidDel="00B23BD9" w:rsidRDefault="009D27CD">
      <w:pPr>
        <w:spacing w:after="0" w:line="240" w:lineRule="auto"/>
        <w:jc w:val="center"/>
        <w:rPr>
          <w:del w:id="144" w:author="User" w:date="2020-01-21T17:15:00Z"/>
          <w:rFonts w:ascii="Arial Narrow" w:hAnsi="Arial Narrow"/>
          <w:sz w:val="24"/>
          <w:szCs w:val="24"/>
        </w:rPr>
        <w:pPrChange w:id="145" w:author="User" w:date="2020-01-21T17:15:00Z">
          <w:pPr>
            <w:pStyle w:val="ListParagraph"/>
            <w:numPr>
              <w:ilvl w:val="1"/>
              <w:numId w:val="1"/>
            </w:numPr>
            <w:spacing w:after="0" w:line="240" w:lineRule="auto"/>
            <w:ind w:left="1440" w:right="56" w:hanging="720"/>
            <w:jc w:val="both"/>
          </w:pPr>
        </w:pPrChange>
      </w:pPr>
      <w:del w:id="146" w:author="User" w:date="2020-01-21T17:15:00Z">
        <w:r w:rsidRPr="00751584" w:rsidDel="00B23BD9">
          <w:rPr>
            <w:rFonts w:ascii="Arial Narrow" w:hAnsi="Arial Narrow"/>
            <w:sz w:val="24"/>
            <w:szCs w:val="24"/>
          </w:rPr>
          <w:delText>Adhere to all laws, memoranda and circulars especially</w:delText>
        </w:r>
        <w:r w:rsidR="00855633" w:rsidRPr="00751584" w:rsidDel="00B23BD9">
          <w:rPr>
            <w:rFonts w:ascii="Arial Narrow" w:hAnsi="Arial Narrow"/>
            <w:sz w:val="24"/>
            <w:szCs w:val="24"/>
          </w:rPr>
          <w:delText xml:space="preserve"> those pertaining to child protection</w:delText>
        </w:r>
        <w:r w:rsidR="00E56C7A" w:rsidDel="00B23BD9">
          <w:rPr>
            <w:rFonts w:ascii="Arial Narrow" w:hAnsi="Arial Narrow"/>
            <w:sz w:val="24"/>
            <w:szCs w:val="24"/>
          </w:rPr>
          <w:delText xml:space="preserve"> as provided for in the S</w:delText>
        </w:r>
        <w:r w:rsidR="00812C67" w:rsidDel="00B23BD9">
          <w:rPr>
            <w:rFonts w:ascii="Arial Narrow" w:hAnsi="Arial Narrow"/>
            <w:sz w:val="24"/>
            <w:szCs w:val="24"/>
          </w:rPr>
          <w:delText xml:space="preserve">IP Guidelines for </w:delText>
        </w:r>
        <w:r w:rsidR="00E56C7A" w:rsidDel="00B23BD9">
          <w:rPr>
            <w:rFonts w:ascii="Arial Narrow" w:hAnsi="Arial Narrow"/>
            <w:sz w:val="24"/>
            <w:szCs w:val="24"/>
          </w:rPr>
          <w:delText>immersion</w:delText>
        </w:r>
        <w:r w:rsidR="00812C67" w:rsidDel="00B23BD9">
          <w:rPr>
            <w:rFonts w:ascii="Arial Narrow" w:hAnsi="Arial Narrow"/>
            <w:sz w:val="24"/>
            <w:szCs w:val="24"/>
          </w:rPr>
          <w:delText xml:space="preserve"> (S</w:delText>
        </w:r>
        <w:r w:rsidR="00D5149A" w:rsidRPr="00751584" w:rsidDel="00B23BD9">
          <w:rPr>
            <w:rFonts w:ascii="Arial Narrow" w:hAnsi="Arial Narrow"/>
            <w:sz w:val="24"/>
            <w:szCs w:val="24"/>
          </w:rPr>
          <w:delText>IP-Guidelines)</w:delText>
        </w:r>
        <w:r w:rsidR="00855633" w:rsidRPr="00751584" w:rsidDel="00B23BD9">
          <w:rPr>
            <w:rFonts w:ascii="Arial Narrow" w:hAnsi="Arial Narrow"/>
            <w:sz w:val="24"/>
            <w:szCs w:val="24"/>
          </w:rPr>
          <w:delText>;</w:delText>
        </w:r>
      </w:del>
    </w:p>
    <w:p w14:paraId="2DC4CB5F" w14:textId="2F5BE8A1" w:rsidR="00855633" w:rsidRPr="00751584" w:rsidDel="00B23BD9" w:rsidRDefault="00855633">
      <w:pPr>
        <w:spacing w:after="0" w:line="240" w:lineRule="auto"/>
        <w:jc w:val="center"/>
        <w:rPr>
          <w:del w:id="147" w:author="User" w:date="2020-01-21T17:15:00Z"/>
          <w:rFonts w:ascii="Arial Narrow" w:hAnsi="Arial Narrow"/>
          <w:sz w:val="24"/>
          <w:szCs w:val="24"/>
        </w:rPr>
        <w:pPrChange w:id="148" w:author="User" w:date="2020-01-21T17:15:00Z">
          <w:pPr>
            <w:spacing w:after="0" w:line="240" w:lineRule="auto"/>
            <w:ind w:right="56"/>
            <w:jc w:val="both"/>
          </w:pPr>
        </w:pPrChange>
      </w:pPr>
    </w:p>
    <w:p w14:paraId="2E3B541A" w14:textId="3CD14F3E" w:rsidR="00855633" w:rsidRPr="00751584" w:rsidDel="00B23BD9" w:rsidRDefault="0033085B">
      <w:pPr>
        <w:spacing w:after="0" w:line="240" w:lineRule="auto"/>
        <w:jc w:val="center"/>
        <w:rPr>
          <w:del w:id="149" w:author="User" w:date="2020-01-21T17:15:00Z"/>
          <w:rFonts w:ascii="Arial Narrow" w:hAnsi="Arial Narrow"/>
          <w:sz w:val="24"/>
          <w:szCs w:val="24"/>
        </w:rPr>
        <w:pPrChange w:id="150" w:author="User" w:date="2020-01-21T17:15:00Z">
          <w:pPr>
            <w:pStyle w:val="ListParagraph"/>
            <w:numPr>
              <w:ilvl w:val="1"/>
              <w:numId w:val="1"/>
            </w:numPr>
            <w:spacing w:after="0" w:line="240" w:lineRule="auto"/>
            <w:ind w:left="1440" w:right="56" w:hanging="720"/>
            <w:jc w:val="both"/>
          </w:pPr>
        </w:pPrChange>
      </w:pPr>
      <w:del w:id="151" w:author="User" w:date="2020-01-21T17:15:00Z">
        <w:r w:rsidDel="00B23BD9">
          <w:rPr>
            <w:rFonts w:ascii="Arial Narrow" w:hAnsi="Arial Narrow"/>
            <w:b/>
            <w:noProof/>
            <w:sz w:val="24"/>
            <w:szCs w:val="24"/>
            <w:lang w:eastAsia="en-PH"/>
          </w:rPr>
          <mc:AlternateContent>
            <mc:Choice Requires="wps">
              <w:drawing>
                <wp:anchor distT="0" distB="0" distL="114300" distR="114300" simplePos="0" relativeHeight="251769856" behindDoc="0" locked="0" layoutInCell="1" allowOverlap="1" wp14:anchorId="630E8B6E" wp14:editId="2CEE8127">
                  <wp:simplePos x="0" y="0"/>
                  <wp:positionH relativeFrom="column">
                    <wp:posOffset>-814705</wp:posOffset>
                  </wp:positionH>
                  <wp:positionV relativeFrom="paragraph">
                    <wp:posOffset>227965</wp:posOffset>
                  </wp:positionV>
                  <wp:extent cx="503555" cy="2157730"/>
                  <wp:effectExtent l="0" t="0" r="1905" b="0"/>
                  <wp:wrapSquare wrapText="bothSides"/>
                  <wp:docPr id="1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55" cy="2157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8A866D" w14:textId="77777777" w:rsidR="0033085B" w:rsidRPr="00BB65F1" w:rsidRDefault="0033085B" w:rsidP="0033085B">
                              <w:pPr>
                                <w:spacing w:after="0" w:line="240" w:lineRule="auto"/>
                                <w:jc w:val="center"/>
                                <w:rPr>
                                  <w:rFonts w:ascii="Arial Narrow" w:hAnsi="Arial Narrow"/>
                                  <w:b/>
                                </w:rPr>
                              </w:pPr>
                              <w:r>
                                <w:rPr>
                                  <w:rFonts w:ascii="Arial Narrow" w:hAnsi="Arial Narrow"/>
                                  <w:b/>
                                </w:rPr>
                                <w:t>JESSAMAYN MARIE O. YAZON, PhD</w:t>
                              </w:r>
                            </w:p>
                            <w:p w14:paraId="3753B8B9" w14:textId="77777777" w:rsidR="0033085B" w:rsidRPr="006255BF" w:rsidRDefault="0033085B" w:rsidP="0033085B">
                              <w:pPr>
                                <w:spacing w:after="0" w:line="240" w:lineRule="auto"/>
                                <w:jc w:val="center"/>
                                <w:rPr>
                                  <w:rFonts w:ascii="Arial Narrow" w:hAnsi="Arial Narrow"/>
                                </w:rPr>
                              </w:pPr>
                              <w:r>
                                <w:rPr>
                                  <w:rFonts w:ascii="Arial Narrow" w:hAnsi="Arial Narrow"/>
                                </w:rPr>
                                <w:t>Chief, Science Research Specialist</w:t>
                              </w:r>
                            </w:p>
                          </w:txbxContent>
                        </wps:txbx>
                        <wps:bodyPr rot="0" vert="vert270"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30E8B6E" id="_x0000_s1037" type="#_x0000_t202" style="position:absolute;left:0;text-align:left;margin-left:-64.15pt;margin-top:17.95pt;width:39.65pt;height:169.9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" stroked="f">
                  <v:textbox style="layout-flow:vertical;mso-layout-flow-alt:bottom-to-top;mso-fit-shape-to-text:t">
                    <w:txbxContent>
                      <w:p w14:paraId="228A866D" w14:textId="77777777" w:rsidR="0033085B" w:rsidRPr="00BB65F1" w:rsidRDefault="0033085B" w:rsidP="0033085B">
                        <w:pPr>
                          <w:spacing w:after="0" w:line="240" w:lineRule="auto"/>
                          <w:jc w:val="center"/>
                          <w:rPr>
                            <w:rFonts w:ascii="Arial Narrow" w:hAnsi="Arial Narrow"/>
                            <w:b/>
                          </w:rPr>
                        </w:pPr>
                        <w:r>
                          <w:rPr>
                            <w:rFonts w:ascii="Arial Narrow" w:hAnsi="Arial Narrow"/>
                            <w:b/>
                          </w:rPr>
                          <w:t>JESSAMAYN MARIE O. YAZON, PhD</w:t>
                        </w:r>
                      </w:p>
                      <w:p w14:paraId="3753B8B9" w14:textId="77777777" w:rsidR="0033085B" w:rsidRPr="006255BF" w:rsidRDefault="0033085B" w:rsidP="0033085B">
                        <w:pPr>
                          <w:spacing w:after="0" w:line="240" w:lineRule="auto"/>
                          <w:jc w:val="center"/>
                          <w:rPr>
                            <w:rFonts w:ascii="Arial Narrow" w:hAnsi="Arial Narrow"/>
                          </w:rPr>
                        </w:pPr>
                        <w:r>
                          <w:rPr>
                            <w:rFonts w:ascii="Arial Narrow" w:hAnsi="Arial Narrow"/>
                          </w:rPr>
                          <w:t>Chief, Science Research Specialist</w:t>
                        </w:r>
                      </w:p>
                    </w:txbxContent>
                  </v:textbox>
                  <w10:wrap type="square"/>
                </v:shape>
              </w:pict>
            </mc:Fallback>
          </mc:AlternateContent>
        </w:r>
        <w:r w:rsidR="00855633" w:rsidRPr="00751584" w:rsidDel="00B23BD9">
          <w:rPr>
            <w:rFonts w:ascii="Arial Narrow" w:hAnsi="Arial Narrow"/>
            <w:sz w:val="24"/>
            <w:szCs w:val="24"/>
          </w:rPr>
          <w:delText xml:space="preserve">Develop the </w:delText>
        </w:r>
        <w:r w:rsidR="004E2FA4" w:rsidDel="00B23BD9">
          <w:rPr>
            <w:rFonts w:ascii="Arial Narrow" w:hAnsi="Arial Narrow"/>
            <w:sz w:val="24"/>
            <w:szCs w:val="24"/>
          </w:rPr>
          <w:delText>S</w:delText>
        </w:r>
        <w:r w:rsidR="00855633" w:rsidRPr="00751584" w:rsidDel="00B23BD9">
          <w:rPr>
            <w:rFonts w:ascii="Arial Narrow" w:hAnsi="Arial Narrow"/>
            <w:sz w:val="24"/>
            <w:szCs w:val="24"/>
          </w:rPr>
          <w:delText xml:space="preserve">cholars’ </w:delText>
        </w:r>
        <w:r w:rsidR="00E56C7A" w:rsidDel="00B23BD9">
          <w:rPr>
            <w:rFonts w:ascii="Arial Narrow" w:hAnsi="Arial Narrow"/>
            <w:sz w:val="24"/>
            <w:szCs w:val="24"/>
          </w:rPr>
          <w:delText>immersion</w:delText>
        </w:r>
        <w:r w:rsidR="00855633" w:rsidRPr="00751584" w:rsidDel="00B23BD9">
          <w:rPr>
            <w:rFonts w:ascii="Arial Narrow" w:hAnsi="Arial Narrow"/>
            <w:sz w:val="24"/>
            <w:szCs w:val="24"/>
          </w:rPr>
          <w:delText xml:space="preserve"> module specifying goals and objectives, desired outcomes of the program and how these outcomes will be achieved;</w:delText>
        </w:r>
      </w:del>
    </w:p>
    <w:p w14:paraId="33BF850D" w14:textId="44D9E526" w:rsidR="00855633" w:rsidRPr="00751584" w:rsidDel="00B23BD9" w:rsidRDefault="00855633">
      <w:pPr>
        <w:spacing w:after="0" w:line="240" w:lineRule="auto"/>
        <w:jc w:val="center"/>
        <w:rPr>
          <w:del w:id="152" w:author="User" w:date="2020-01-21T17:15:00Z"/>
          <w:rFonts w:ascii="Arial Narrow" w:hAnsi="Arial Narrow"/>
          <w:sz w:val="24"/>
          <w:szCs w:val="24"/>
        </w:rPr>
        <w:pPrChange w:id="153" w:author="User" w:date="2020-01-21T17:15:00Z">
          <w:pPr>
            <w:spacing w:after="0" w:line="240" w:lineRule="auto"/>
            <w:ind w:right="56"/>
            <w:jc w:val="both"/>
          </w:pPr>
        </w:pPrChange>
      </w:pPr>
    </w:p>
    <w:p w14:paraId="2A5C8C94" w14:textId="3572756C" w:rsidR="00855633" w:rsidRPr="00751584" w:rsidDel="00B23BD9" w:rsidRDefault="00855633">
      <w:pPr>
        <w:spacing w:after="0" w:line="240" w:lineRule="auto"/>
        <w:jc w:val="center"/>
        <w:rPr>
          <w:del w:id="154" w:author="User" w:date="2020-01-21T17:15:00Z"/>
          <w:rFonts w:ascii="Arial Narrow" w:hAnsi="Arial Narrow"/>
          <w:sz w:val="24"/>
          <w:szCs w:val="24"/>
        </w:rPr>
        <w:pPrChange w:id="155" w:author="User" w:date="2020-01-21T17:15:00Z">
          <w:pPr>
            <w:pStyle w:val="ListParagraph"/>
            <w:numPr>
              <w:ilvl w:val="1"/>
              <w:numId w:val="1"/>
            </w:numPr>
            <w:spacing w:after="0" w:line="240" w:lineRule="auto"/>
            <w:ind w:left="1440" w:right="56" w:hanging="720"/>
            <w:jc w:val="both"/>
          </w:pPr>
        </w:pPrChange>
      </w:pPr>
      <w:del w:id="156" w:author="User" w:date="2020-01-21T17:15:00Z">
        <w:r w:rsidRPr="00751584" w:rsidDel="00B23BD9">
          <w:rPr>
            <w:rFonts w:ascii="Arial Narrow" w:hAnsi="Arial Narrow"/>
            <w:sz w:val="24"/>
            <w:szCs w:val="24"/>
          </w:rPr>
          <w:delText xml:space="preserve">Develop an </w:delText>
        </w:r>
        <w:r w:rsidR="00E56C7A" w:rsidDel="00B23BD9">
          <w:rPr>
            <w:rFonts w:ascii="Arial Narrow" w:hAnsi="Arial Narrow"/>
            <w:sz w:val="24"/>
            <w:szCs w:val="24"/>
          </w:rPr>
          <w:delText>immersion</w:delText>
        </w:r>
        <w:r w:rsidRPr="00751584" w:rsidDel="00B23BD9">
          <w:rPr>
            <w:rFonts w:ascii="Arial Narrow" w:hAnsi="Arial Narrow"/>
            <w:sz w:val="24"/>
            <w:szCs w:val="24"/>
          </w:rPr>
          <w:delText xml:space="preserve"> Plan</w:delText>
        </w:r>
        <w:r w:rsidR="0057669B" w:rsidRPr="00751584" w:rsidDel="00B23BD9">
          <w:rPr>
            <w:rFonts w:ascii="Arial Narrow" w:hAnsi="Arial Narrow"/>
            <w:sz w:val="24"/>
            <w:szCs w:val="24"/>
          </w:rPr>
          <w:delText xml:space="preserve"> </w:delText>
        </w:r>
        <w:r w:rsidR="00970861" w:rsidDel="00B23BD9">
          <w:rPr>
            <w:rFonts w:ascii="Arial Narrow" w:hAnsi="Arial Narrow"/>
            <w:sz w:val="24"/>
            <w:szCs w:val="24"/>
          </w:rPr>
          <w:delText xml:space="preserve">(see template in Annex A) </w:delText>
        </w:r>
        <w:r w:rsidRPr="00751584" w:rsidDel="00B23BD9">
          <w:rPr>
            <w:rFonts w:ascii="Arial Narrow" w:hAnsi="Arial Narrow"/>
            <w:sz w:val="24"/>
            <w:szCs w:val="24"/>
          </w:rPr>
          <w:delText xml:space="preserve">consisting of the daily schedule of activities that will be followed by the </w:delText>
        </w:r>
        <w:r w:rsidR="004E2FA4" w:rsidDel="00B23BD9">
          <w:rPr>
            <w:rFonts w:ascii="Arial Narrow" w:hAnsi="Arial Narrow"/>
            <w:sz w:val="24"/>
            <w:szCs w:val="24"/>
          </w:rPr>
          <w:delText>participating Scholars</w:delText>
        </w:r>
        <w:r w:rsidRPr="00751584" w:rsidDel="00B23BD9">
          <w:rPr>
            <w:rFonts w:ascii="Arial Narrow" w:hAnsi="Arial Narrow"/>
            <w:sz w:val="24"/>
            <w:szCs w:val="24"/>
          </w:rPr>
          <w:delText xml:space="preserve"> during the whole duration of the </w:delText>
        </w:r>
        <w:r w:rsidR="00E56C7A" w:rsidDel="00B23BD9">
          <w:rPr>
            <w:rFonts w:ascii="Arial Narrow" w:hAnsi="Arial Narrow"/>
            <w:sz w:val="24"/>
            <w:szCs w:val="24"/>
          </w:rPr>
          <w:delText>immersion</w:delText>
        </w:r>
        <w:r w:rsidRPr="00751584" w:rsidDel="00B23BD9">
          <w:rPr>
            <w:rFonts w:ascii="Arial Narrow" w:hAnsi="Arial Narrow"/>
            <w:sz w:val="24"/>
            <w:szCs w:val="24"/>
          </w:rPr>
          <w:delText xml:space="preserve"> inside the UNIVERSITY;</w:delText>
        </w:r>
      </w:del>
    </w:p>
    <w:p w14:paraId="60C2B7C0" w14:textId="030F70C0" w:rsidR="00855633" w:rsidRPr="00751584" w:rsidDel="00B23BD9" w:rsidRDefault="00855633">
      <w:pPr>
        <w:spacing w:after="0" w:line="240" w:lineRule="auto"/>
        <w:jc w:val="center"/>
        <w:rPr>
          <w:del w:id="157" w:author="User" w:date="2020-01-21T17:15:00Z"/>
          <w:rFonts w:ascii="Arial Narrow" w:hAnsi="Arial Narrow"/>
          <w:sz w:val="24"/>
          <w:szCs w:val="24"/>
        </w:rPr>
        <w:pPrChange w:id="158" w:author="User" w:date="2020-01-21T17:15:00Z">
          <w:pPr>
            <w:spacing w:after="0" w:line="240" w:lineRule="auto"/>
            <w:ind w:right="56"/>
            <w:jc w:val="both"/>
          </w:pPr>
        </w:pPrChange>
      </w:pPr>
    </w:p>
    <w:p w14:paraId="3901DF5A" w14:textId="5E795B4B" w:rsidR="00855633" w:rsidRPr="00751584" w:rsidDel="00B23BD9" w:rsidRDefault="00855633">
      <w:pPr>
        <w:spacing w:after="0" w:line="240" w:lineRule="auto"/>
        <w:jc w:val="center"/>
        <w:rPr>
          <w:del w:id="159" w:author="User" w:date="2020-01-21T17:15:00Z"/>
          <w:rFonts w:ascii="Arial Narrow" w:hAnsi="Arial Narrow"/>
          <w:sz w:val="24"/>
          <w:szCs w:val="24"/>
        </w:rPr>
        <w:pPrChange w:id="160" w:author="User" w:date="2020-01-21T17:15:00Z">
          <w:pPr>
            <w:pStyle w:val="ListParagraph"/>
            <w:numPr>
              <w:ilvl w:val="1"/>
              <w:numId w:val="1"/>
            </w:numPr>
            <w:spacing w:after="0" w:line="240" w:lineRule="auto"/>
            <w:ind w:left="1440" w:right="56" w:hanging="720"/>
            <w:jc w:val="both"/>
          </w:pPr>
        </w:pPrChange>
      </w:pPr>
      <w:del w:id="161" w:author="User" w:date="2020-01-21T17:15:00Z">
        <w:r w:rsidRPr="00751584" w:rsidDel="00B23BD9">
          <w:rPr>
            <w:rFonts w:ascii="Arial Narrow" w:hAnsi="Arial Narrow"/>
            <w:sz w:val="24"/>
            <w:szCs w:val="24"/>
          </w:rPr>
          <w:delText>Formulate</w:delText>
        </w:r>
        <w:r w:rsidR="004065D4" w:rsidDel="00B23BD9">
          <w:rPr>
            <w:rFonts w:ascii="Arial Narrow" w:hAnsi="Arial Narrow"/>
            <w:sz w:val="24"/>
            <w:szCs w:val="24"/>
          </w:rPr>
          <w:delText xml:space="preserve"> S</w:delText>
        </w:r>
        <w:r w:rsidRPr="00751584" w:rsidDel="00B23BD9">
          <w:rPr>
            <w:rFonts w:ascii="Arial Narrow" w:hAnsi="Arial Narrow"/>
            <w:sz w:val="24"/>
            <w:szCs w:val="24"/>
          </w:rPr>
          <w:delText xml:space="preserve">IP policies and guidelines on selection, placement, monitoring and assessment of </w:delText>
        </w:r>
        <w:r w:rsidR="004E2FA4" w:rsidDel="00B23BD9">
          <w:rPr>
            <w:rFonts w:ascii="Arial Narrow" w:hAnsi="Arial Narrow"/>
            <w:sz w:val="24"/>
            <w:szCs w:val="24"/>
          </w:rPr>
          <w:delText>the participant Scholars</w:delText>
        </w:r>
        <w:r w:rsidRPr="00751584" w:rsidDel="00B23BD9">
          <w:rPr>
            <w:rFonts w:ascii="Arial Narrow" w:hAnsi="Arial Narrow"/>
            <w:sz w:val="24"/>
            <w:szCs w:val="24"/>
          </w:rPr>
          <w:delText xml:space="preserve">, in order to ensure that each </w:delText>
        </w:r>
        <w:r w:rsidR="004E2FA4" w:rsidDel="00B23BD9">
          <w:rPr>
            <w:rFonts w:ascii="Arial Narrow" w:hAnsi="Arial Narrow"/>
            <w:sz w:val="24"/>
            <w:szCs w:val="24"/>
          </w:rPr>
          <w:delText>Scholar</w:delText>
        </w:r>
        <w:r w:rsidRPr="00751584" w:rsidDel="00B23BD9">
          <w:rPr>
            <w:rFonts w:ascii="Arial Narrow" w:hAnsi="Arial Narrow"/>
            <w:sz w:val="24"/>
            <w:szCs w:val="24"/>
          </w:rPr>
          <w:delText xml:space="preserve"> is assigned to a mentor matched to his/her desired track, qualifications and aptitude.</w:delText>
        </w:r>
      </w:del>
    </w:p>
    <w:p w14:paraId="1D14E2AB" w14:textId="70B046E7" w:rsidR="009D27CD" w:rsidDel="00B23BD9" w:rsidRDefault="009D27CD">
      <w:pPr>
        <w:spacing w:after="0" w:line="240" w:lineRule="auto"/>
        <w:jc w:val="center"/>
        <w:rPr>
          <w:del w:id="162" w:author="User" w:date="2020-01-21T17:15:00Z"/>
          <w:rFonts w:ascii="Arial Narrow" w:hAnsi="Arial Narrow"/>
          <w:sz w:val="24"/>
          <w:szCs w:val="24"/>
        </w:rPr>
        <w:pPrChange w:id="163" w:author="User" w:date="2020-01-21T17:15:00Z">
          <w:pPr>
            <w:spacing w:after="0" w:line="240" w:lineRule="auto"/>
            <w:jc w:val="both"/>
          </w:pPr>
        </w:pPrChange>
      </w:pPr>
    </w:p>
    <w:p w14:paraId="277C4F61" w14:textId="359CF305" w:rsidR="009D27CD" w:rsidDel="00B23BD9" w:rsidRDefault="009D27CD">
      <w:pPr>
        <w:spacing w:after="0" w:line="240" w:lineRule="auto"/>
        <w:jc w:val="center"/>
        <w:rPr>
          <w:del w:id="164" w:author="User" w:date="2020-01-21T17:15:00Z"/>
          <w:rFonts w:ascii="Arial Narrow" w:hAnsi="Arial Narrow"/>
          <w:sz w:val="24"/>
          <w:szCs w:val="24"/>
        </w:rPr>
        <w:pPrChange w:id="165" w:author="User" w:date="2020-01-21T17:15:00Z">
          <w:pPr>
            <w:spacing w:after="0" w:line="240" w:lineRule="auto"/>
            <w:jc w:val="both"/>
          </w:pPr>
        </w:pPrChange>
      </w:pPr>
    </w:p>
    <w:p w14:paraId="3C622D47" w14:textId="6123DE42" w:rsidR="00AE40F3" w:rsidDel="00B23BD9" w:rsidRDefault="00AE40F3">
      <w:pPr>
        <w:spacing w:after="0" w:line="240" w:lineRule="auto"/>
        <w:jc w:val="center"/>
        <w:rPr>
          <w:del w:id="166" w:author="User" w:date="2020-01-21T17:15:00Z"/>
          <w:rFonts w:ascii="Arial Narrow" w:hAnsi="Arial Narrow"/>
          <w:sz w:val="24"/>
          <w:szCs w:val="24"/>
        </w:rPr>
        <w:pPrChange w:id="167" w:author="User" w:date="2020-01-21T17:15:00Z">
          <w:pPr>
            <w:spacing w:after="0" w:line="240" w:lineRule="auto"/>
            <w:jc w:val="both"/>
          </w:pPr>
        </w:pPrChange>
      </w:pPr>
    </w:p>
    <w:p w14:paraId="1D6FD7AF" w14:textId="381262D8" w:rsidR="00AE40F3" w:rsidDel="00B23BD9" w:rsidRDefault="00AE40F3">
      <w:pPr>
        <w:spacing w:after="0" w:line="240" w:lineRule="auto"/>
        <w:jc w:val="center"/>
        <w:rPr>
          <w:del w:id="168" w:author="User" w:date="2020-01-21T17:15:00Z"/>
          <w:rFonts w:ascii="Arial Narrow" w:hAnsi="Arial Narrow"/>
          <w:sz w:val="24"/>
          <w:szCs w:val="24"/>
        </w:rPr>
        <w:pPrChange w:id="169" w:author="User" w:date="2020-01-21T17:15:00Z">
          <w:pPr>
            <w:spacing w:after="0" w:line="240" w:lineRule="auto"/>
            <w:jc w:val="both"/>
          </w:pPr>
        </w:pPrChange>
      </w:pPr>
    </w:p>
    <w:p w14:paraId="66B214B6" w14:textId="3466BC48" w:rsidR="00AE40F3" w:rsidRPr="009D27CD" w:rsidDel="00B23BD9" w:rsidRDefault="00AE40F3">
      <w:pPr>
        <w:spacing w:after="0" w:line="240" w:lineRule="auto"/>
        <w:jc w:val="center"/>
        <w:rPr>
          <w:del w:id="170" w:author="User" w:date="2020-01-21T17:15:00Z"/>
          <w:rFonts w:ascii="Arial Narrow" w:hAnsi="Arial Narrow"/>
          <w:sz w:val="24"/>
          <w:szCs w:val="24"/>
        </w:rPr>
        <w:pPrChange w:id="171" w:author="User" w:date="2020-01-21T17:15:00Z">
          <w:pPr>
            <w:spacing w:after="0" w:line="240" w:lineRule="auto"/>
            <w:jc w:val="both"/>
          </w:pPr>
        </w:pPrChange>
      </w:pPr>
    </w:p>
    <w:p w14:paraId="18114554" w14:textId="050AF0DA" w:rsidR="0013000B" w:rsidRPr="00566D7E" w:rsidDel="00B23BD9" w:rsidRDefault="0033085B">
      <w:pPr>
        <w:spacing w:after="0" w:line="240" w:lineRule="auto"/>
        <w:jc w:val="center"/>
        <w:rPr>
          <w:del w:id="172" w:author="User" w:date="2020-01-21T17:15:00Z"/>
          <w:rFonts w:ascii="Arial Narrow" w:hAnsi="Arial Narrow"/>
          <w:sz w:val="24"/>
          <w:szCs w:val="24"/>
        </w:rPr>
        <w:pPrChange w:id="173" w:author="User" w:date="2020-01-21T17:15:00Z">
          <w:pPr>
            <w:pStyle w:val="ListParagraph"/>
            <w:numPr>
              <w:numId w:val="1"/>
            </w:numPr>
            <w:spacing w:after="0" w:line="240" w:lineRule="auto"/>
            <w:ind w:hanging="720"/>
            <w:jc w:val="both"/>
          </w:pPr>
        </w:pPrChange>
      </w:pPr>
      <w:del w:id="174" w:author="User" w:date="2020-01-21T17:15:00Z">
        <w:r w:rsidDel="00B23BD9">
          <w:rPr>
            <w:rFonts w:ascii="Arial Narrow" w:hAnsi="Arial Narrow"/>
            <w:noProof/>
            <w:sz w:val="24"/>
            <w:szCs w:val="24"/>
            <w:lang w:eastAsia="en-PH"/>
          </w:rPr>
          <mc:AlternateContent>
            <mc:Choice Requires="wps">
              <w:drawing>
                <wp:anchor distT="0" distB="0" distL="114300" distR="114300" simplePos="0" relativeHeight="251753472" behindDoc="0" locked="0" layoutInCell="1" allowOverlap="1" wp14:anchorId="17665D7C" wp14:editId="5942BE9D">
                  <wp:simplePos x="0" y="0"/>
                  <wp:positionH relativeFrom="column">
                    <wp:posOffset>-753110</wp:posOffset>
                  </wp:positionH>
                  <wp:positionV relativeFrom="paragraph">
                    <wp:posOffset>-204470</wp:posOffset>
                  </wp:positionV>
                  <wp:extent cx="556895" cy="2316268"/>
                  <wp:effectExtent l="0" t="0" r="1905" b="0"/>
                  <wp:wrapNone/>
                  <wp:docPr id="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6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B8F49D" w14:textId="77777777" w:rsidR="00A7399C" w:rsidRPr="00BB65F1" w:rsidRDefault="00A7399C" w:rsidP="00A7399C">
                              <w:pPr>
                                <w:spacing w:after="0" w:line="240" w:lineRule="auto"/>
                                <w:jc w:val="center"/>
                                <w:rPr>
                                  <w:rFonts w:ascii="Arial Narrow" w:hAnsi="Arial Narrow"/>
                                  <w:b/>
                                </w:rPr>
                              </w:pPr>
                              <w:r>
                                <w:rPr>
                                  <w:rFonts w:ascii="Arial Narrow" w:hAnsi="Arial Narrow"/>
                                  <w:b/>
                                </w:rPr>
                                <w:t>ROBERT C. ROLEDA</w:t>
                              </w:r>
                            </w:p>
                            <w:p w14:paraId="3A8CF31D" w14:textId="77777777" w:rsidR="00A7399C" w:rsidRDefault="00A7399C" w:rsidP="00A7399C">
                              <w:pPr>
                                <w:spacing w:after="0" w:line="240" w:lineRule="auto"/>
                                <w:jc w:val="center"/>
                                <w:rPr>
                                  <w:rFonts w:ascii="Arial Narrow" w:hAnsi="Arial Narrow"/>
                                </w:rPr>
                              </w:pPr>
                              <w:r>
                                <w:rPr>
                                  <w:rFonts w:ascii="Arial Narrow" w:hAnsi="Arial Narrow"/>
                                </w:rPr>
                                <w:t>Chancellor, DLSU</w:t>
                              </w:r>
                            </w:p>
                            <w:p w14:paraId="4C5767B6" w14:textId="77777777" w:rsidR="00A7399C" w:rsidRDefault="00A7399C" w:rsidP="00A7399C">
                              <w:pPr>
                                <w:spacing w:after="0" w:line="240" w:lineRule="auto"/>
                                <w:jc w:val="center"/>
                                <w:rPr>
                                  <w:rFonts w:ascii="Arial Narrow" w:hAnsi="Arial Narrow"/>
                                </w:rPr>
                              </w:pPr>
                            </w:p>
                            <w:p w14:paraId="50328004" w14:textId="77777777" w:rsidR="00A7399C" w:rsidRPr="006255BF" w:rsidRDefault="00A7399C" w:rsidP="00A7399C">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665D7C" id="_x0000_s1038" type="#_x0000_t202" style="position:absolute;left:0;text-align:left;margin-left:-59.3pt;margin-top:-16.1pt;width:43.85pt;height:182.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" stroked="f">
                  <v:textbox style="layout-flow:vertical;mso-layout-flow-alt:bottom-to-top">
                    <w:txbxContent>
                      <w:p w14:paraId="08B8F49D" w14:textId="77777777" w:rsidR="00A7399C" w:rsidRPr="00BB65F1" w:rsidRDefault="00A7399C" w:rsidP="00A7399C">
                        <w:pPr>
                          <w:spacing w:after="0" w:line="240" w:lineRule="auto"/>
                          <w:jc w:val="center"/>
                          <w:rPr>
                            <w:rFonts w:ascii="Arial Narrow" w:hAnsi="Arial Narrow"/>
                            <w:b/>
                          </w:rPr>
                        </w:pPr>
                        <w:r>
                          <w:rPr>
                            <w:rFonts w:ascii="Arial Narrow" w:hAnsi="Arial Narrow"/>
                            <w:b/>
                          </w:rPr>
                          <w:t>ROBERT C. ROLEDA</w:t>
                        </w:r>
                      </w:p>
                      <w:p w14:paraId="3A8CF31D" w14:textId="77777777" w:rsidR="00A7399C" w:rsidRDefault="00A7399C" w:rsidP="00A7399C">
                        <w:pPr>
                          <w:spacing w:after="0" w:line="240" w:lineRule="auto"/>
                          <w:jc w:val="center"/>
                          <w:rPr>
                            <w:rFonts w:ascii="Arial Narrow" w:hAnsi="Arial Narrow"/>
                          </w:rPr>
                        </w:pPr>
                        <w:r>
                          <w:rPr>
                            <w:rFonts w:ascii="Arial Narrow" w:hAnsi="Arial Narrow"/>
                          </w:rPr>
                          <w:t>Chancellor, DLSU</w:t>
                        </w:r>
                      </w:p>
                      <w:p w14:paraId="4C5767B6" w14:textId="77777777" w:rsidR="00A7399C" w:rsidRDefault="00A7399C" w:rsidP="00A7399C">
                        <w:pPr>
                          <w:spacing w:after="0" w:line="240" w:lineRule="auto"/>
                          <w:jc w:val="center"/>
                          <w:rPr>
                            <w:rFonts w:ascii="Arial Narrow" w:hAnsi="Arial Narrow"/>
                          </w:rPr>
                        </w:pPr>
                      </w:p>
                      <w:p w14:paraId="50328004" w14:textId="77777777" w:rsidR="00A7399C" w:rsidRPr="006255BF" w:rsidRDefault="00A7399C" w:rsidP="00A7399C">
                        <w:pPr>
                          <w:spacing w:after="0" w:line="240" w:lineRule="auto"/>
                          <w:jc w:val="center"/>
                          <w:rPr>
                            <w:rFonts w:ascii="Arial Narrow" w:hAnsi="Arial Narrow"/>
                          </w:rPr>
                        </w:pPr>
                      </w:p>
                    </w:txbxContent>
                  </v:textbox>
                </v:shape>
              </w:pict>
            </mc:Fallback>
          </mc:AlternateContent>
        </w:r>
        <w:r w:rsidR="0013000B" w:rsidRPr="00566D7E" w:rsidDel="00B23BD9">
          <w:rPr>
            <w:rFonts w:ascii="Arial Narrow" w:hAnsi="Arial Narrow"/>
            <w:b/>
            <w:sz w:val="24"/>
            <w:szCs w:val="24"/>
          </w:rPr>
          <w:delText xml:space="preserve">RESPONSIBILITIES OF THE </w:delText>
        </w:r>
        <w:r w:rsidR="00C14DD9" w:rsidRPr="00566D7E" w:rsidDel="00B23BD9">
          <w:rPr>
            <w:rFonts w:ascii="Arial Narrow" w:hAnsi="Arial Narrow"/>
            <w:b/>
            <w:sz w:val="24"/>
            <w:szCs w:val="24"/>
          </w:rPr>
          <w:delText>SYSTEM</w:delText>
        </w:r>
      </w:del>
    </w:p>
    <w:p w14:paraId="699D652E" w14:textId="0FC69558" w:rsidR="00974070" w:rsidDel="00B23BD9" w:rsidRDefault="00974070">
      <w:pPr>
        <w:spacing w:after="0" w:line="240" w:lineRule="auto"/>
        <w:jc w:val="center"/>
        <w:rPr>
          <w:del w:id="175" w:author="User" w:date="2020-01-21T17:15:00Z"/>
          <w:rFonts w:ascii="Arial Narrow" w:hAnsi="Arial Narrow"/>
          <w:sz w:val="24"/>
          <w:szCs w:val="24"/>
        </w:rPr>
        <w:pPrChange w:id="176" w:author="User" w:date="2020-01-21T17:15:00Z">
          <w:pPr>
            <w:pStyle w:val="ListParagraph"/>
          </w:pPr>
        </w:pPrChange>
      </w:pPr>
    </w:p>
    <w:p w14:paraId="61B0404E" w14:textId="4F045A1F" w:rsidR="00D5149A" w:rsidDel="00B23BD9" w:rsidRDefault="0033085B">
      <w:pPr>
        <w:spacing w:after="0" w:line="240" w:lineRule="auto"/>
        <w:jc w:val="center"/>
        <w:rPr>
          <w:del w:id="177" w:author="User" w:date="2020-01-21T17:15:00Z"/>
          <w:rFonts w:ascii="Arial Narrow" w:hAnsi="Arial Narrow"/>
          <w:sz w:val="24"/>
          <w:szCs w:val="24"/>
        </w:rPr>
        <w:pPrChange w:id="178" w:author="User" w:date="2020-01-21T17:15:00Z">
          <w:pPr>
            <w:pStyle w:val="ListParagraph"/>
          </w:pPr>
        </w:pPrChange>
      </w:pPr>
      <w:del w:id="179" w:author="User" w:date="2020-01-21T17:15:00Z">
        <w:r w:rsidRPr="00812C67" w:rsidDel="00B23BD9">
          <w:rPr>
            <w:rFonts w:ascii="Arial Narrow" w:hAnsi="Arial Narrow"/>
            <w:noProof/>
            <w:sz w:val="24"/>
            <w:szCs w:val="24"/>
            <w:lang w:eastAsia="en-PH"/>
          </w:rPr>
          <mc:AlternateContent>
            <mc:Choice Requires="wps">
              <w:drawing>
                <wp:anchor distT="0" distB="0" distL="114300" distR="114300" simplePos="0" relativeHeight="251784192" behindDoc="0" locked="0" layoutInCell="1" allowOverlap="1" wp14:anchorId="5E68D73B" wp14:editId="64D16000">
                  <wp:simplePos x="0" y="0"/>
                  <wp:positionH relativeFrom="column">
                    <wp:posOffset>5753100</wp:posOffset>
                  </wp:positionH>
                  <wp:positionV relativeFrom="paragraph">
                    <wp:posOffset>158750</wp:posOffset>
                  </wp:positionV>
                  <wp:extent cx="556895" cy="2316268"/>
                  <wp:effectExtent l="0" t="0" r="0" b="825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6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F38AD5" w14:textId="77777777" w:rsidR="0033085B" w:rsidRPr="00BB65F1" w:rsidRDefault="0033085B" w:rsidP="0033085B">
                              <w:pPr>
                                <w:spacing w:after="0" w:line="240" w:lineRule="auto"/>
                                <w:jc w:val="center"/>
                                <w:rPr>
                                  <w:rFonts w:ascii="Arial Narrow" w:hAnsi="Arial Narrow"/>
                                  <w:b/>
                                </w:rPr>
                              </w:pPr>
                              <w:r>
                                <w:rPr>
                                  <w:rFonts w:ascii="Arial Narrow" w:hAnsi="Arial Narrow"/>
                                  <w:b/>
                                </w:rPr>
                                <w:t>GLENN V. ALEA, PhD</w:t>
                              </w:r>
                            </w:p>
                            <w:p w14:paraId="582202F1" w14:textId="77777777" w:rsidR="0033085B" w:rsidRDefault="0033085B" w:rsidP="0033085B">
                              <w:pPr>
                                <w:spacing w:after="0" w:line="240" w:lineRule="auto"/>
                                <w:jc w:val="center"/>
                                <w:rPr>
                                  <w:rFonts w:ascii="Arial Narrow" w:hAnsi="Arial Narrow"/>
                                </w:rPr>
                              </w:pPr>
                              <w:r>
                                <w:rPr>
                                  <w:rFonts w:ascii="Arial Narrow" w:hAnsi="Arial Narrow"/>
                                </w:rPr>
                                <w:t>Dean, College of Science</w:t>
                              </w:r>
                            </w:p>
                            <w:p w14:paraId="2BD7B12B" w14:textId="77777777" w:rsidR="0033085B" w:rsidRDefault="0033085B" w:rsidP="0033085B">
                              <w:pPr>
                                <w:spacing w:after="0" w:line="240" w:lineRule="auto"/>
                                <w:jc w:val="center"/>
                                <w:rPr>
                                  <w:rFonts w:ascii="Arial Narrow" w:hAnsi="Arial Narrow"/>
                                </w:rPr>
                              </w:pPr>
                            </w:p>
                            <w:p w14:paraId="0CB47B64" w14:textId="77777777" w:rsidR="0033085B" w:rsidRPr="006255BF" w:rsidRDefault="0033085B" w:rsidP="0033085B">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68D73B" id="Text Box 20" o:spid="_x0000_s1039" type="#_x0000_t202" style="position:absolute;left:0;text-align:left;margin-left:453pt;margin-top:12.5pt;width:43.85pt;height:182.4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" stroked="f">
                  <v:textbox style="layout-flow:vertical;mso-layout-flow-alt:bottom-to-top">
                    <w:txbxContent>
                      <w:p w14:paraId="56F38AD5" w14:textId="77777777" w:rsidR="0033085B" w:rsidRPr="00BB65F1" w:rsidRDefault="0033085B" w:rsidP="0033085B">
                        <w:pPr>
                          <w:spacing w:after="0" w:line="240" w:lineRule="auto"/>
                          <w:jc w:val="center"/>
                          <w:rPr>
                            <w:rFonts w:ascii="Arial Narrow" w:hAnsi="Arial Narrow"/>
                            <w:b/>
                          </w:rPr>
                        </w:pPr>
                        <w:r>
                          <w:rPr>
                            <w:rFonts w:ascii="Arial Narrow" w:hAnsi="Arial Narrow"/>
                            <w:b/>
                          </w:rPr>
                          <w:t>GLENN V. ALEA, PhD</w:t>
                        </w:r>
                      </w:p>
                      <w:p w14:paraId="582202F1" w14:textId="77777777" w:rsidR="0033085B" w:rsidRDefault="0033085B" w:rsidP="0033085B">
                        <w:pPr>
                          <w:spacing w:after="0" w:line="240" w:lineRule="auto"/>
                          <w:jc w:val="center"/>
                          <w:rPr>
                            <w:rFonts w:ascii="Arial Narrow" w:hAnsi="Arial Narrow"/>
                          </w:rPr>
                        </w:pPr>
                        <w:r>
                          <w:rPr>
                            <w:rFonts w:ascii="Arial Narrow" w:hAnsi="Arial Narrow"/>
                          </w:rPr>
                          <w:t>Dean, College of Science</w:t>
                        </w:r>
                      </w:p>
                      <w:p w14:paraId="2BD7B12B" w14:textId="77777777" w:rsidR="0033085B" w:rsidRDefault="0033085B" w:rsidP="0033085B">
                        <w:pPr>
                          <w:spacing w:after="0" w:line="240" w:lineRule="auto"/>
                          <w:jc w:val="center"/>
                          <w:rPr>
                            <w:rFonts w:ascii="Arial Narrow" w:hAnsi="Arial Narrow"/>
                          </w:rPr>
                        </w:pPr>
                      </w:p>
                      <w:p w14:paraId="0CB47B64" w14:textId="77777777" w:rsidR="0033085B" w:rsidRPr="006255BF" w:rsidRDefault="0033085B" w:rsidP="0033085B">
                        <w:pPr>
                          <w:spacing w:after="0" w:line="240" w:lineRule="auto"/>
                          <w:jc w:val="center"/>
                          <w:rPr>
                            <w:rFonts w:ascii="Arial Narrow" w:hAnsi="Arial Narrow"/>
                          </w:rPr>
                        </w:pPr>
                      </w:p>
                    </w:txbxContent>
                  </v:textbox>
                </v:shape>
              </w:pict>
            </mc:Fallback>
          </mc:AlternateContent>
        </w:r>
        <w:r w:rsidR="00D5149A" w:rsidDel="00B23BD9">
          <w:rPr>
            <w:rFonts w:ascii="Arial Narrow" w:hAnsi="Arial Narrow"/>
            <w:sz w:val="24"/>
            <w:szCs w:val="24"/>
          </w:rPr>
          <w:delText>The SYSTEM shall:</w:delText>
        </w:r>
      </w:del>
    </w:p>
    <w:p w14:paraId="3D8DB551" w14:textId="7502379E" w:rsidR="00D5149A" w:rsidRPr="00D5149A" w:rsidDel="00B23BD9" w:rsidRDefault="00D5149A">
      <w:pPr>
        <w:spacing w:after="0" w:line="240" w:lineRule="auto"/>
        <w:jc w:val="center"/>
        <w:rPr>
          <w:del w:id="180" w:author="User" w:date="2020-01-21T17:15:00Z"/>
          <w:rFonts w:ascii="Arial Narrow" w:hAnsi="Arial Narrow"/>
          <w:sz w:val="24"/>
          <w:szCs w:val="24"/>
        </w:rPr>
        <w:pPrChange w:id="181" w:author="User" w:date="2020-01-21T17:15:00Z">
          <w:pPr>
            <w:pStyle w:val="ListParagraph"/>
          </w:pPr>
        </w:pPrChange>
      </w:pPr>
    </w:p>
    <w:p w14:paraId="563F825B" w14:textId="32E3F3E0" w:rsidR="0013000B" w:rsidRPr="00566D7E" w:rsidDel="00B23BD9" w:rsidRDefault="00D5149A">
      <w:pPr>
        <w:spacing w:after="0" w:line="240" w:lineRule="auto"/>
        <w:jc w:val="center"/>
        <w:rPr>
          <w:del w:id="182" w:author="User" w:date="2020-01-21T17:15:00Z"/>
          <w:rFonts w:ascii="Arial Narrow" w:hAnsi="Arial Narrow"/>
          <w:sz w:val="24"/>
          <w:szCs w:val="24"/>
        </w:rPr>
        <w:pPrChange w:id="183" w:author="User" w:date="2020-01-21T17:15:00Z">
          <w:pPr>
            <w:pStyle w:val="ListParagraph"/>
            <w:numPr>
              <w:ilvl w:val="1"/>
              <w:numId w:val="1"/>
            </w:numPr>
            <w:spacing w:after="0" w:line="240" w:lineRule="auto"/>
            <w:ind w:left="1440" w:right="56" w:hanging="720"/>
            <w:jc w:val="both"/>
          </w:pPr>
        </w:pPrChange>
      </w:pPr>
      <w:del w:id="184" w:author="User" w:date="2020-01-21T17:15:00Z">
        <w:r w:rsidRPr="002A6513" w:rsidDel="00B23BD9">
          <w:rPr>
            <w:rFonts w:ascii="Arial Narrow" w:hAnsi="Arial Narrow"/>
            <w:sz w:val="24"/>
            <w:szCs w:val="24"/>
          </w:rPr>
          <w:delText>A</w:delText>
        </w:r>
        <w:r w:rsidR="00966D93" w:rsidRPr="002A6513" w:rsidDel="00B23BD9">
          <w:rPr>
            <w:rFonts w:ascii="Arial Narrow" w:hAnsi="Arial Narrow"/>
            <w:sz w:val="24"/>
            <w:szCs w:val="24"/>
          </w:rPr>
          <w:delText>nnually</w:delText>
        </w:r>
        <w:r w:rsidR="00966D93" w:rsidDel="00B23BD9">
          <w:rPr>
            <w:rFonts w:ascii="Arial Narrow" w:hAnsi="Arial Narrow"/>
            <w:sz w:val="24"/>
            <w:szCs w:val="24"/>
          </w:rPr>
          <w:delText xml:space="preserve"> </w:delText>
        </w:r>
        <w:r w:rsidR="0075429B" w:rsidDel="00B23BD9">
          <w:rPr>
            <w:rFonts w:ascii="Arial Narrow" w:hAnsi="Arial Narrow"/>
            <w:sz w:val="24"/>
            <w:szCs w:val="24"/>
          </w:rPr>
          <w:delText xml:space="preserve">send </w:delText>
        </w:r>
        <w:r w:rsidR="00200E94" w:rsidDel="00B23BD9">
          <w:rPr>
            <w:rFonts w:ascii="Arial Narrow" w:hAnsi="Arial Narrow"/>
            <w:sz w:val="24"/>
            <w:szCs w:val="24"/>
          </w:rPr>
          <w:delText xml:space="preserve">qualified </w:delText>
        </w:r>
        <w:r w:rsidR="0013000B" w:rsidRPr="00566D7E" w:rsidDel="00B23BD9">
          <w:rPr>
            <w:rFonts w:ascii="Arial Narrow" w:hAnsi="Arial Narrow"/>
            <w:sz w:val="24"/>
            <w:szCs w:val="24"/>
          </w:rPr>
          <w:delText xml:space="preserve">and </w:delText>
        </w:r>
        <w:r w:rsidR="00200E94" w:rsidDel="00B23BD9">
          <w:rPr>
            <w:rFonts w:ascii="Arial Narrow" w:hAnsi="Arial Narrow"/>
            <w:sz w:val="24"/>
            <w:szCs w:val="24"/>
          </w:rPr>
          <w:delText>interested</w:delText>
        </w:r>
        <w:r w:rsidR="00200E94" w:rsidRPr="00566D7E" w:rsidDel="00B23BD9">
          <w:rPr>
            <w:rFonts w:ascii="Arial Narrow" w:hAnsi="Arial Narrow"/>
            <w:sz w:val="24"/>
            <w:szCs w:val="24"/>
          </w:rPr>
          <w:delText xml:space="preserve"> </w:delText>
        </w:r>
        <w:r w:rsidR="004E2FA4" w:rsidDel="00B23BD9">
          <w:rPr>
            <w:rFonts w:ascii="Arial Narrow" w:hAnsi="Arial Narrow"/>
            <w:sz w:val="24"/>
            <w:szCs w:val="24"/>
          </w:rPr>
          <w:delText>S</w:delText>
        </w:r>
        <w:r w:rsidR="0013000B" w:rsidRPr="00566D7E" w:rsidDel="00B23BD9">
          <w:rPr>
            <w:rFonts w:ascii="Arial Narrow" w:hAnsi="Arial Narrow"/>
            <w:sz w:val="24"/>
            <w:szCs w:val="24"/>
          </w:rPr>
          <w:delText>chola</w:delText>
        </w:r>
        <w:r w:rsidR="003A61C9" w:rsidRPr="00566D7E" w:rsidDel="00B23BD9">
          <w:rPr>
            <w:rFonts w:ascii="Arial Narrow" w:hAnsi="Arial Narrow"/>
            <w:sz w:val="24"/>
            <w:szCs w:val="24"/>
          </w:rPr>
          <w:delText xml:space="preserve">rs who will participate in the </w:delText>
        </w:r>
        <w:r w:rsidR="0013000B" w:rsidRPr="002A6513" w:rsidDel="00B23BD9">
          <w:rPr>
            <w:rFonts w:ascii="Arial Narrow" w:hAnsi="Arial Narrow"/>
            <w:sz w:val="24"/>
            <w:szCs w:val="24"/>
          </w:rPr>
          <w:delText>SIP</w:delText>
        </w:r>
        <w:r w:rsidR="0013000B" w:rsidRPr="00A0056B" w:rsidDel="00B23BD9">
          <w:rPr>
            <w:rFonts w:ascii="Arial Narrow" w:hAnsi="Arial Narrow"/>
            <w:sz w:val="24"/>
            <w:szCs w:val="24"/>
          </w:rPr>
          <w:delText>;</w:delText>
        </w:r>
      </w:del>
    </w:p>
    <w:p w14:paraId="5D78C56F" w14:textId="6E0FAE04" w:rsidR="00EB0196" w:rsidRPr="00566D7E" w:rsidDel="00B23BD9" w:rsidRDefault="00EB0196">
      <w:pPr>
        <w:spacing w:after="0" w:line="240" w:lineRule="auto"/>
        <w:jc w:val="center"/>
        <w:rPr>
          <w:del w:id="185" w:author="User" w:date="2020-01-21T17:15:00Z"/>
          <w:rFonts w:ascii="Arial Narrow" w:hAnsi="Arial Narrow"/>
          <w:sz w:val="24"/>
          <w:szCs w:val="24"/>
        </w:rPr>
        <w:pPrChange w:id="186" w:author="User" w:date="2020-01-21T17:15:00Z">
          <w:pPr>
            <w:pStyle w:val="ListParagraph"/>
            <w:spacing w:after="0" w:line="240" w:lineRule="auto"/>
            <w:ind w:left="1440" w:right="720"/>
            <w:jc w:val="both"/>
          </w:pPr>
        </w:pPrChange>
      </w:pPr>
    </w:p>
    <w:p w14:paraId="7D3B0E22" w14:textId="1335C861" w:rsidR="008877EE" w:rsidDel="00B23BD9" w:rsidRDefault="0033085B">
      <w:pPr>
        <w:spacing w:after="0" w:line="240" w:lineRule="auto"/>
        <w:jc w:val="center"/>
        <w:rPr>
          <w:del w:id="187" w:author="User" w:date="2020-01-21T17:15:00Z"/>
          <w:rFonts w:ascii="Arial Narrow" w:hAnsi="Arial Narrow"/>
          <w:sz w:val="24"/>
          <w:szCs w:val="24"/>
        </w:rPr>
        <w:pPrChange w:id="188" w:author="User" w:date="2020-01-21T17:15:00Z">
          <w:pPr>
            <w:pStyle w:val="ListParagraph"/>
            <w:numPr>
              <w:ilvl w:val="1"/>
              <w:numId w:val="1"/>
            </w:numPr>
            <w:spacing w:after="0" w:line="240" w:lineRule="auto"/>
            <w:ind w:left="1440" w:right="56" w:hanging="720"/>
            <w:jc w:val="both"/>
          </w:pPr>
        </w:pPrChange>
      </w:pPr>
      <w:del w:id="189" w:author="User" w:date="2020-01-21T17:15:00Z">
        <w:r w:rsidRPr="00812C67" w:rsidDel="00B23BD9">
          <w:rPr>
            <w:rFonts w:ascii="Arial Narrow" w:hAnsi="Arial Narrow"/>
            <w:noProof/>
            <w:sz w:val="24"/>
            <w:szCs w:val="24"/>
            <w:lang w:eastAsia="en-PH"/>
          </w:rPr>
          <mc:AlternateContent>
            <mc:Choice Requires="wps">
              <w:drawing>
                <wp:anchor distT="0" distB="0" distL="114300" distR="114300" simplePos="0" relativeHeight="251778048" behindDoc="0" locked="0" layoutInCell="1" allowOverlap="1" wp14:anchorId="7B59E228" wp14:editId="317CC435">
                  <wp:simplePos x="0" y="0"/>
                  <wp:positionH relativeFrom="column">
                    <wp:posOffset>-767080</wp:posOffset>
                  </wp:positionH>
                  <wp:positionV relativeFrom="paragraph">
                    <wp:posOffset>467995</wp:posOffset>
                  </wp:positionV>
                  <wp:extent cx="556895" cy="2316268"/>
                  <wp:effectExtent l="0" t="0" r="1905" b="0"/>
                  <wp:wrapNone/>
                  <wp:docPr id="1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6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50DA5D" w14:textId="77777777" w:rsidR="0033085B" w:rsidRPr="00BB65F1" w:rsidRDefault="0033085B" w:rsidP="0033085B">
                              <w:pPr>
                                <w:spacing w:after="0" w:line="240" w:lineRule="auto"/>
                                <w:jc w:val="center"/>
                                <w:rPr>
                                  <w:rFonts w:ascii="Arial Narrow" w:hAnsi="Arial Narrow"/>
                                  <w:b/>
                                </w:rPr>
                              </w:pPr>
                              <w:r>
                                <w:rPr>
                                  <w:rFonts w:ascii="Arial Narrow" w:hAnsi="Arial Narrow"/>
                                  <w:b/>
                                </w:rPr>
                                <w:t>RAFAEL A. CABREDO</w:t>
                              </w:r>
                            </w:p>
                            <w:p w14:paraId="62D60211" w14:textId="77777777" w:rsidR="0033085B" w:rsidRDefault="0033085B" w:rsidP="0033085B">
                              <w:pPr>
                                <w:spacing w:after="0" w:line="240" w:lineRule="auto"/>
                                <w:jc w:val="center"/>
                                <w:rPr>
                                  <w:rFonts w:ascii="Arial Narrow" w:hAnsi="Arial Narrow"/>
                                </w:rPr>
                              </w:pPr>
                              <w:r>
                                <w:rPr>
                                  <w:rFonts w:ascii="Arial Narrow" w:hAnsi="Arial Narrow"/>
                                </w:rPr>
                                <w:t>Dean CCS, DLSU</w:t>
                              </w:r>
                            </w:p>
                            <w:p w14:paraId="471A2FAD" w14:textId="77777777" w:rsidR="0033085B" w:rsidRDefault="0033085B" w:rsidP="0033085B">
                              <w:pPr>
                                <w:spacing w:after="0" w:line="240" w:lineRule="auto"/>
                                <w:jc w:val="center"/>
                                <w:rPr>
                                  <w:rFonts w:ascii="Arial Narrow" w:hAnsi="Arial Narrow"/>
                                </w:rPr>
                              </w:pPr>
                            </w:p>
                            <w:p w14:paraId="52A3D018" w14:textId="77777777" w:rsidR="0033085B" w:rsidRPr="006255BF" w:rsidRDefault="0033085B" w:rsidP="0033085B">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59E228" id="_x0000_s1040" type="#_x0000_t202" style="position:absolute;left:0;text-align:left;margin-left:-60.4pt;margin-top:36.85pt;width:43.85pt;height:182.4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" stroked="f">
                  <v:textbox style="layout-flow:vertical;mso-layout-flow-alt:bottom-to-top">
                    <w:txbxContent>
                      <w:p w14:paraId="3250DA5D" w14:textId="77777777" w:rsidR="0033085B" w:rsidRPr="00BB65F1" w:rsidRDefault="0033085B" w:rsidP="0033085B">
                        <w:pPr>
                          <w:spacing w:after="0" w:line="240" w:lineRule="auto"/>
                          <w:jc w:val="center"/>
                          <w:rPr>
                            <w:rFonts w:ascii="Arial Narrow" w:hAnsi="Arial Narrow"/>
                            <w:b/>
                          </w:rPr>
                        </w:pPr>
                        <w:r>
                          <w:rPr>
                            <w:rFonts w:ascii="Arial Narrow" w:hAnsi="Arial Narrow"/>
                            <w:b/>
                          </w:rPr>
                          <w:t>RAFAEL A. CABREDO</w:t>
                        </w:r>
                      </w:p>
                      <w:p w14:paraId="62D60211" w14:textId="77777777" w:rsidR="0033085B" w:rsidRDefault="0033085B" w:rsidP="0033085B">
                        <w:pPr>
                          <w:spacing w:after="0" w:line="240" w:lineRule="auto"/>
                          <w:jc w:val="center"/>
                          <w:rPr>
                            <w:rFonts w:ascii="Arial Narrow" w:hAnsi="Arial Narrow"/>
                          </w:rPr>
                        </w:pPr>
                        <w:r>
                          <w:rPr>
                            <w:rFonts w:ascii="Arial Narrow" w:hAnsi="Arial Narrow"/>
                          </w:rPr>
                          <w:t>Dean CCS, DLSU</w:t>
                        </w:r>
                      </w:p>
                      <w:p w14:paraId="471A2FAD" w14:textId="77777777" w:rsidR="0033085B" w:rsidRDefault="0033085B" w:rsidP="0033085B">
                        <w:pPr>
                          <w:spacing w:after="0" w:line="240" w:lineRule="auto"/>
                          <w:jc w:val="center"/>
                          <w:rPr>
                            <w:rFonts w:ascii="Arial Narrow" w:hAnsi="Arial Narrow"/>
                          </w:rPr>
                        </w:pPr>
                      </w:p>
                      <w:p w14:paraId="52A3D018" w14:textId="77777777" w:rsidR="0033085B" w:rsidRPr="006255BF" w:rsidRDefault="0033085B" w:rsidP="0033085B">
                        <w:pPr>
                          <w:spacing w:after="0" w:line="240" w:lineRule="auto"/>
                          <w:jc w:val="center"/>
                          <w:rPr>
                            <w:rFonts w:ascii="Arial Narrow" w:hAnsi="Arial Narrow"/>
                          </w:rPr>
                        </w:pPr>
                      </w:p>
                    </w:txbxContent>
                  </v:textbox>
                </v:shape>
              </w:pict>
            </mc:Fallback>
          </mc:AlternateContent>
        </w:r>
        <w:r w:rsidR="00D5149A" w:rsidDel="00B23BD9">
          <w:rPr>
            <w:rFonts w:ascii="Arial Narrow" w:hAnsi="Arial Narrow"/>
            <w:sz w:val="24"/>
            <w:szCs w:val="24"/>
          </w:rPr>
          <w:delText>C</w:delText>
        </w:r>
        <w:r w:rsidR="008877EE" w:rsidRPr="00566D7E" w:rsidDel="00B23BD9">
          <w:rPr>
            <w:rFonts w:ascii="Arial Narrow" w:hAnsi="Arial Narrow"/>
            <w:sz w:val="24"/>
            <w:szCs w:val="24"/>
          </w:rPr>
          <w:delText xml:space="preserve">onduct an orientation of the </w:delText>
        </w:r>
        <w:r w:rsidR="004E2FA4" w:rsidDel="00B23BD9">
          <w:rPr>
            <w:rFonts w:ascii="Arial Narrow" w:hAnsi="Arial Narrow"/>
            <w:sz w:val="24"/>
            <w:szCs w:val="24"/>
          </w:rPr>
          <w:delText>S</w:delText>
        </w:r>
        <w:r w:rsidR="008877EE" w:rsidRPr="00566D7E" w:rsidDel="00B23BD9">
          <w:rPr>
            <w:rFonts w:ascii="Arial Narrow" w:hAnsi="Arial Narrow"/>
            <w:sz w:val="24"/>
            <w:szCs w:val="24"/>
          </w:rPr>
          <w:delText>cholars’ general duties and responsibilities that will be applica</w:delText>
        </w:r>
        <w:r w:rsidR="003A61C9" w:rsidRPr="00566D7E" w:rsidDel="00B23BD9">
          <w:rPr>
            <w:rFonts w:ascii="Arial Narrow" w:hAnsi="Arial Narrow"/>
            <w:sz w:val="24"/>
            <w:szCs w:val="24"/>
          </w:rPr>
          <w:delText xml:space="preserve">ble during the period of their </w:delText>
        </w:r>
        <w:r w:rsidR="00E56C7A" w:rsidDel="00B23BD9">
          <w:rPr>
            <w:rFonts w:ascii="Arial Narrow" w:hAnsi="Arial Narrow"/>
            <w:sz w:val="24"/>
            <w:szCs w:val="24"/>
          </w:rPr>
          <w:delText>immersion</w:delText>
        </w:r>
        <w:r w:rsidR="00701B71" w:rsidRPr="00566D7E" w:rsidDel="00B23BD9">
          <w:rPr>
            <w:rFonts w:ascii="Arial Narrow" w:hAnsi="Arial Narrow"/>
            <w:sz w:val="24"/>
            <w:szCs w:val="24"/>
          </w:rPr>
          <w:delText>, together with their parents/legal guardians for their information and guidance</w:delText>
        </w:r>
        <w:r w:rsidR="008877EE" w:rsidRPr="00566D7E" w:rsidDel="00B23BD9">
          <w:rPr>
            <w:rFonts w:ascii="Arial Narrow" w:hAnsi="Arial Narrow"/>
            <w:sz w:val="24"/>
            <w:szCs w:val="24"/>
          </w:rPr>
          <w:delText>;</w:delText>
        </w:r>
        <w:r w:rsidRPr="0033085B" w:rsidDel="00B23BD9">
          <w:rPr>
            <w:rFonts w:ascii="Arial Narrow" w:hAnsi="Arial Narrow"/>
            <w:noProof/>
            <w:sz w:val="24"/>
            <w:szCs w:val="24"/>
            <w:lang w:eastAsia="en-PH"/>
          </w:rPr>
          <w:delText xml:space="preserve"> </w:delText>
        </w:r>
      </w:del>
    </w:p>
    <w:p w14:paraId="5E2E1914" w14:textId="1154F2CE" w:rsidR="00A0056B" w:rsidRPr="00A0056B" w:rsidDel="00B23BD9" w:rsidRDefault="00A0056B">
      <w:pPr>
        <w:spacing w:after="0" w:line="240" w:lineRule="auto"/>
        <w:jc w:val="center"/>
        <w:rPr>
          <w:del w:id="190" w:author="User" w:date="2020-01-21T17:15:00Z"/>
          <w:rFonts w:ascii="Arial Narrow" w:hAnsi="Arial Narrow"/>
          <w:sz w:val="24"/>
          <w:szCs w:val="24"/>
        </w:rPr>
        <w:pPrChange w:id="191" w:author="User" w:date="2020-01-21T17:15:00Z">
          <w:pPr>
            <w:spacing w:after="0" w:line="240" w:lineRule="auto"/>
            <w:ind w:right="720"/>
            <w:jc w:val="both"/>
          </w:pPr>
        </w:pPrChange>
      </w:pPr>
    </w:p>
    <w:p w14:paraId="3CDA9057" w14:textId="450C3DEF" w:rsidR="00A0056B" w:rsidRPr="002A6513" w:rsidDel="00B23BD9" w:rsidRDefault="00D5149A">
      <w:pPr>
        <w:spacing w:after="0" w:line="240" w:lineRule="auto"/>
        <w:jc w:val="center"/>
        <w:rPr>
          <w:del w:id="192" w:author="User" w:date="2020-01-21T17:15:00Z"/>
          <w:rFonts w:ascii="Arial Narrow" w:hAnsi="Arial Narrow"/>
          <w:sz w:val="24"/>
          <w:szCs w:val="24"/>
        </w:rPr>
        <w:pPrChange w:id="193" w:author="User" w:date="2020-01-21T17:15:00Z">
          <w:pPr>
            <w:pStyle w:val="ListParagraph"/>
            <w:numPr>
              <w:ilvl w:val="1"/>
              <w:numId w:val="1"/>
            </w:numPr>
            <w:spacing w:after="0" w:line="240" w:lineRule="auto"/>
            <w:ind w:left="1440" w:right="56" w:hanging="720"/>
            <w:jc w:val="both"/>
          </w:pPr>
        </w:pPrChange>
      </w:pPr>
      <w:del w:id="194" w:author="User" w:date="2020-01-21T17:15:00Z">
        <w:r w:rsidRPr="002A6513" w:rsidDel="00B23BD9">
          <w:rPr>
            <w:rFonts w:ascii="Arial Narrow" w:hAnsi="Arial Narrow"/>
            <w:sz w:val="24"/>
            <w:szCs w:val="24"/>
          </w:rPr>
          <w:delText>S</w:delText>
        </w:r>
        <w:r w:rsidR="00700737" w:rsidRPr="002A6513" w:rsidDel="00B23BD9">
          <w:rPr>
            <w:rFonts w:ascii="Arial Narrow" w:hAnsi="Arial Narrow"/>
            <w:sz w:val="24"/>
            <w:szCs w:val="24"/>
          </w:rPr>
          <w:delText xml:space="preserve">ecure </w:delText>
        </w:r>
        <w:r w:rsidR="004F5F18" w:rsidRPr="002A6513" w:rsidDel="00B23BD9">
          <w:rPr>
            <w:rFonts w:ascii="Arial Narrow" w:hAnsi="Arial Narrow"/>
            <w:sz w:val="24"/>
            <w:szCs w:val="24"/>
          </w:rPr>
          <w:delText xml:space="preserve">signed </w:delText>
        </w:r>
        <w:r w:rsidR="00700737" w:rsidRPr="002A6513" w:rsidDel="00B23BD9">
          <w:rPr>
            <w:rFonts w:ascii="Arial Narrow" w:hAnsi="Arial Narrow"/>
            <w:sz w:val="24"/>
            <w:szCs w:val="24"/>
          </w:rPr>
          <w:delText xml:space="preserve">parental consent for each </w:delText>
        </w:r>
        <w:r w:rsidR="004E2FA4" w:rsidDel="00B23BD9">
          <w:rPr>
            <w:rFonts w:ascii="Arial Narrow" w:hAnsi="Arial Narrow"/>
            <w:sz w:val="24"/>
            <w:szCs w:val="24"/>
          </w:rPr>
          <w:delText>S</w:delText>
        </w:r>
        <w:r w:rsidR="00700737" w:rsidRPr="002A6513" w:rsidDel="00B23BD9">
          <w:rPr>
            <w:rFonts w:ascii="Arial Narrow" w:hAnsi="Arial Narrow"/>
            <w:sz w:val="24"/>
            <w:szCs w:val="24"/>
          </w:rPr>
          <w:delText>cholar who has been ac</w:delText>
        </w:r>
        <w:r w:rsidR="00812C67" w:rsidDel="00B23BD9">
          <w:rPr>
            <w:rFonts w:ascii="Arial Narrow" w:hAnsi="Arial Narrow"/>
            <w:sz w:val="24"/>
            <w:szCs w:val="24"/>
          </w:rPr>
          <w:delText>cepted as a student-intern of S</w:delText>
        </w:r>
        <w:r w:rsidR="00700737" w:rsidRPr="002A6513" w:rsidDel="00B23BD9">
          <w:rPr>
            <w:rFonts w:ascii="Arial Narrow" w:hAnsi="Arial Narrow"/>
            <w:sz w:val="24"/>
            <w:szCs w:val="24"/>
          </w:rPr>
          <w:delText>IP;</w:delText>
        </w:r>
      </w:del>
    </w:p>
    <w:p w14:paraId="132EA303" w14:textId="01B0E1C1" w:rsidR="00813013" w:rsidRPr="00813013" w:rsidDel="00B23BD9" w:rsidRDefault="00813013">
      <w:pPr>
        <w:spacing w:after="0" w:line="240" w:lineRule="auto"/>
        <w:jc w:val="center"/>
        <w:rPr>
          <w:del w:id="195" w:author="User" w:date="2020-01-21T17:15:00Z"/>
          <w:rFonts w:ascii="Arial Narrow" w:hAnsi="Arial Narrow"/>
          <w:sz w:val="24"/>
          <w:szCs w:val="24"/>
          <w:u w:val="double"/>
        </w:rPr>
        <w:pPrChange w:id="196" w:author="User" w:date="2020-01-21T17:15:00Z">
          <w:pPr>
            <w:spacing w:after="0" w:line="240" w:lineRule="auto"/>
            <w:ind w:right="720"/>
            <w:jc w:val="both"/>
          </w:pPr>
        </w:pPrChange>
      </w:pPr>
    </w:p>
    <w:p w14:paraId="17D9A228" w14:textId="1A6D27FB" w:rsidR="00813013" w:rsidRPr="002A6513" w:rsidDel="00B23BD9" w:rsidRDefault="00D5149A">
      <w:pPr>
        <w:spacing w:after="0" w:line="240" w:lineRule="auto"/>
        <w:jc w:val="center"/>
        <w:rPr>
          <w:del w:id="197" w:author="User" w:date="2020-01-21T17:15:00Z"/>
          <w:rFonts w:ascii="Arial Narrow" w:hAnsi="Arial Narrow"/>
          <w:sz w:val="24"/>
          <w:szCs w:val="24"/>
        </w:rPr>
        <w:pPrChange w:id="198" w:author="User" w:date="2020-01-21T17:15:00Z">
          <w:pPr>
            <w:pStyle w:val="ListParagraph"/>
            <w:numPr>
              <w:ilvl w:val="1"/>
              <w:numId w:val="1"/>
            </w:numPr>
            <w:spacing w:after="0" w:line="240" w:lineRule="auto"/>
            <w:ind w:left="1440" w:right="56" w:hanging="720"/>
            <w:jc w:val="both"/>
          </w:pPr>
        </w:pPrChange>
      </w:pPr>
      <w:del w:id="199" w:author="User" w:date="2020-01-21T17:15:00Z">
        <w:r w:rsidRPr="002A6513" w:rsidDel="00B23BD9">
          <w:rPr>
            <w:rFonts w:ascii="Arial Narrow" w:hAnsi="Arial Narrow"/>
            <w:sz w:val="24"/>
            <w:szCs w:val="24"/>
          </w:rPr>
          <w:delText>P</w:delText>
        </w:r>
        <w:r w:rsidR="004554DC" w:rsidRPr="002A6513" w:rsidDel="00B23BD9">
          <w:rPr>
            <w:rFonts w:ascii="Arial Narrow" w:hAnsi="Arial Narrow"/>
            <w:sz w:val="24"/>
            <w:szCs w:val="24"/>
          </w:rPr>
          <w:delText xml:space="preserve">rovide insurance coverage for the </w:delText>
        </w:r>
        <w:r w:rsidR="004E2FA4" w:rsidDel="00B23BD9">
          <w:rPr>
            <w:rFonts w:ascii="Arial Narrow" w:hAnsi="Arial Narrow"/>
            <w:sz w:val="24"/>
            <w:szCs w:val="24"/>
          </w:rPr>
          <w:delText>S</w:delText>
        </w:r>
        <w:r w:rsidR="004554DC" w:rsidRPr="002A6513" w:rsidDel="00B23BD9">
          <w:rPr>
            <w:rFonts w:ascii="Arial Narrow" w:hAnsi="Arial Narrow"/>
            <w:sz w:val="24"/>
            <w:szCs w:val="24"/>
          </w:rPr>
          <w:delText xml:space="preserve">cholars during the </w:delText>
        </w:r>
        <w:r w:rsidR="00E56C7A" w:rsidDel="00B23BD9">
          <w:rPr>
            <w:rFonts w:ascii="Arial Narrow" w:hAnsi="Arial Narrow"/>
            <w:sz w:val="24"/>
            <w:szCs w:val="24"/>
          </w:rPr>
          <w:delText>immersion</w:delText>
        </w:r>
        <w:r w:rsidR="004554DC" w:rsidRPr="002A6513" w:rsidDel="00B23BD9">
          <w:rPr>
            <w:rFonts w:ascii="Arial Narrow" w:hAnsi="Arial Narrow"/>
            <w:sz w:val="24"/>
            <w:szCs w:val="24"/>
          </w:rPr>
          <w:delText xml:space="preserve"> period</w:delText>
        </w:r>
        <w:r w:rsidR="00317949" w:rsidRPr="002A6513" w:rsidDel="00B23BD9">
          <w:rPr>
            <w:rFonts w:ascii="Arial Narrow" w:hAnsi="Arial Narrow"/>
            <w:sz w:val="24"/>
            <w:szCs w:val="24"/>
          </w:rPr>
          <w:delText>;</w:delText>
        </w:r>
      </w:del>
    </w:p>
    <w:p w14:paraId="5D9A343F" w14:textId="68A37A62" w:rsidR="008877EE" w:rsidRPr="00566D7E" w:rsidDel="00B23BD9" w:rsidRDefault="008877EE">
      <w:pPr>
        <w:spacing w:after="0" w:line="240" w:lineRule="auto"/>
        <w:jc w:val="center"/>
        <w:rPr>
          <w:del w:id="200" w:author="User" w:date="2020-01-21T17:15:00Z"/>
          <w:rFonts w:ascii="Arial Narrow" w:hAnsi="Arial Narrow"/>
          <w:sz w:val="24"/>
          <w:szCs w:val="24"/>
        </w:rPr>
        <w:pPrChange w:id="201" w:author="User" w:date="2020-01-21T17:15:00Z">
          <w:pPr>
            <w:pStyle w:val="ListParagraph"/>
          </w:pPr>
        </w:pPrChange>
      </w:pPr>
    </w:p>
    <w:p w14:paraId="7FD34580" w14:textId="0A6B9664" w:rsidR="0013000B" w:rsidRPr="00566D7E" w:rsidDel="00B23BD9" w:rsidRDefault="00D5149A">
      <w:pPr>
        <w:spacing w:after="0" w:line="240" w:lineRule="auto"/>
        <w:jc w:val="center"/>
        <w:rPr>
          <w:del w:id="202" w:author="User" w:date="2020-01-21T17:15:00Z"/>
          <w:rFonts w:ascii="Arial Narrow" w:hAnsi="Arial Narrow"/>
          <w:sz w:val="24"/>
          <w:szCs w:val="24"/>
        </w:rPr>
        <w:pPrChange w:id="203" w:author="User" w:date="2020-01-21T17:15:00Z">
          <w:pPr>
            <w:pStyle w:val="ListParagraph"/>
            <w:numPr>
              <w:ilvl w:val="1"/>
              <w:numId w:val="1"/>
            </w:numPr>
            <w:spacing w:after="0" w:line="240" w:lineRule="auto"/>
            <w:ind w:left="1440" w:right="56" w:hanging="720"/>
            <w:jc w:val="both"/>
          </w:pPr>
        </w:pPrChange>
      </w:pPr>
      <w:del w:id="204" w:author="User" w:date="2020-01-21T17:15:00Z">
        <w:r w:rsidDel="00B23BD9">
          <w:rPr>
            <w:rFonts w:ascii="Arial Narrow" w:hAnsi="Arial Narrow"/>
            <w:sz w:val="24"/>
            <w:szCs w:val="24"/>
          </w:rPr>
          <w:delText>A</w:delText>
        </w:r>
        <w:r w:rsidR="0013000B" w:rsidRPr="00566D7E" w:rsidDel="00B23BD9">
          <w:rPr>
            <w:rFonts w:ascii="Arial Narrow" w:hAnsi="Arial Narrow"/>
            <w:sz w:val="24"/>
            <w:szCs w:val="24"/>
          </w:rPr>
          <w:delText xml:space="preserve">ssign a staff member from the Research Policy and Academics Division (RPAD) </w:delText>
        </w:r>
        <w:r w:rsidR="00701B71" w:rsidRPr="00566D7E" w:rsidDel="00B23BD9">
          <w:rPr>
            <w:rFonts w:ascii="Arial Narrow" w:hAnsi="Arial Narrow"/>
            <w:sz w:val="24"/>
            <w:szCs w:val="24"/>
          </w:rPr>
          <w:delText>to serve as over-all coordinator, in close coordination with  the SIP Campus Coordinators/Teacher-Chaperone, t</w:delText>
        </w:r>
        <w:r w:rsidR="0013000B" w:rsidRPr="00566D7E" w:rsidDel="00B23BD9">
          <w:rPr>
            <w:rFonts w:ascii="Arial Narrow" w:hAnsi="Arial Narrow"/>
            <w:sz w:val="24"/>
            <w:szCs w:val="24"/>
          </w:rPr>
          <w:delText xml:space="preserve">o supervise and monitor deployment of student-interns to </w:delText>
        </w:r>
        <w:r w:rsidR="00E614E2" w:rsidRPr="00566D7E" w:rsidDel="00B23BD9">
          <w:rPr>
            <w:rFonts w:ascii="Arial Narrow" w:hAnsi="Arial Narrow"/>
            <w:sz w:val="24"/>
            <w:szCs w:val="24"/>
          </w:rPr>
          <w:delText>the UNIVERSITY</w:delText>
        </w:r>
        <w:r w:rsidR="0013000B" w:rsidRPr="00566D7E" w:rsidDel="00B23BD9">
          <w:rPr>
            <w:rFonts w:ascii="Arial Narrow" w:hAnsi="Arial Narrow"/>
            <w:sz w:val="24"/>
            <w:szCs w:val="24"/>
          </w:rPr>
          <w:delText>;</w:delText>
        </w:r>
      </w:del>
    </w:p>
    <w:p w14:paraId="671E3FED" w14:textId="5C7526E9" w:rsidR="00EB0196" w:rsidRPr="00566D7E" w:rsidDel="00B23BD9" w:rsidRDefault="00EB0196">
      <w:pPr>
        <w:spacing w:after="0" w:line="240" w:lineRule="auto"/>
        <w:jc w:val="center"/>
        <w:rPr>
          <w:del w:id="205" w:author="User" w:date="2020-01-21T17:15:00Z"/>
          <w:rFonts w:ascii="Arial Narrow" w:hAnsi="Arial Narrow"/>
          <w:sz w:val="24"/>
          <w:szCs w:val="24"/>
        </w:rPr>
        <w:pPrChange w:id="206" w:author="User" w:date="2020-01-21T17:15:00Z">
          <w:pPr>
            <w:pStyle w:val="ListParagraph"/>
            <w:spacing w:after="0" w:line="240" w:lineRule="auto"/>
            <w:ind w:left="1440" w:right="720"/>
            <w:jc w:val="both"/>
          </w:pPr>
        </w:pPrChange>
      </w:pPr>
    </w:p>
    <w:p w14:paraId="0E874DD4" w14:textId="4FD171FC" w:rsidR="00A01B58" w:rsidRPr="00566D7E" w:rsidDel="00B23BD9" w:rsidRDefault="0033085B">
      <w:pPr>
        <w:spacing w:after="0" w:line="240" w:lineRule="auto"/>
        <w:jc w:val="center"/>
        <w:rPr>
          <w:del w:id="207" w:author="User" w:date="2020-01-21T17:15:00Z"/>
          <w:rFonts w:ascii="Arial Narrow" w:hAnsi="Arial Narrow"/>
          <w:sz w:val="24"/>
          <w:szCs w:val="24"/>
        </w:rPr>
        <w:pPrChange w:id="208" w:author="User" w:date="2020-01-21T17:15:00Z">
          <w:pPr>
            <w:pStyle w:val="ListParagraph"/>
            <w:numPr>
              <w:ilvl w:val="1"/>
              <w:numId w:val="1"/>
            </w:numPr>
            <w:spacing w:after="0" w:line="240" w:lineRule="auto"/>
            <w:ind w:left="1440" w:right="56" w:hanging="720"/>
            <w:jc w:val="both"/>
          </w:pPr>
        </w:pPrChange>
      </w:pPr>
      <w:del w:id="209" w:author="User" w:date="2020-01-21T17:15:00Z">
        <w:r w:rsidDel="00B23BD9">
          <w:rPr>
            <w:rFonts w:ascii="Arial Narrow" w:hAnsi="Arial Narrow"/>
            <w:b/>
            <w:noProof/>
            <w:sz w:val="24"/>
            <w:szCs w:val="24"/>
            <w:lang w:eastAsia="en-PH"/>
          </w:rPr>
          <mc:AlternateContent>
            <mc:Choice Requires="wps">
              <w:drawing>
                <wp:anchor distT="0" distB="0" distL="114300" distR="114300" simplePos="0" relativeHeight="251754496" behindDoc="0" locked="0" layoutInCell="1" allowOverlap="1" wp14:anchorId="6F868FBA" wp14:editId="00289787">
                  <wp:simplePos x="0" y="0"/>
                  <wp:positionH relativeFrom="column">
                    <wp:posOffset>-758190</wp:posOffset>
                  </wp:positionH>
                  <wp:positionV relativeFrom="paragraph">
                    <wp:posOffset>193040</wp:posOffset>
                  </wp:positionV>
                  <wp:extent cx="503555" cy="2157730"/>
                  <wp:effectExtent l="0" t="0" r="1905" b="0"/>
                  <wp:wrapSquare wrapText="bothSides"/>
                  <wp:docPr id="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55" cy="2157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65FD8F" w14:textId="77777777" w:rsidR="00A7399C" w:rsidRPr="00BB65F1" w:rsidRDefault="00A7399C" w:rsidP="00A7399C">
                              <w:pPr>
                                <w:spacing w:after="0" w:line="240" w:lineRule="auto"/>
                                <w:jc w:val="center"/>
                                <w:rPr>
                                  <w:rFonts w:ascii="Arial Narrow" w:hAnsi="Arial Narrow"/>
                                  <w:b/>
                                </w:rPr>
                              </w:pPr>
                              <w:r>
                                <w:rPr>
                                  <w:rFonts w:ascii="Arial Narrow" w:hAnsi="Arial Narrow"/>
                                  <w:b/>
                                </w:rPr>
                                <w:t>LILIA T. HABACON</w:t>
                              </w:r>
                            </w:p>
                            <w:p w14:paraId="2FBD2434" w14:textId="77777777" w:rsidR="00A7399C" w:rsidRPr="006255BF" w:rsidRDefault="00A7399C" w:rsidP="00A7399C">
                              <w:pPr>
                                <w:spacing w:after="0" w:line="240" w:lineRule="auto"/>
                                <w:jc w:val="center"/>
                                <w:rPr>
                                  <w:rFonts w:ascii="Arial Narrow" w:hAnsi="Arial Narrow"/>
                                </w:rPr>
                              </w:pPr>
                              <w:r w:rsidRPr="00BB65F1">
                                <w:rPr>
                                  <w:rFonts w:ascii="Arial Narrow" w:hAnsi="Arial Narrow"/>
                                </w:rPr>
                                <w:t>Executive Director, PSHS System</w:t>
                              </w:r>
                            </w:p>
                          </w:txbxContent>
                        </wps:txbx>
                        <wps:bodyPr rot="0" vert="vert270"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F868FBA" id="_x0000_s1041" type="#_x0000_t202" style="position:absolute;left:0;text-align:left;margin-left:-59.7pt;margin-top:15.2pt;width:39.65pt;height:169.9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" stroked="f">
                  <v:textbox style="layout-flow:vertical;mso-layout-flow-alt:bottom-to-top;mso-fit-shape-to-text:t">
                    <w:txbxContent>
                      <w:p w14:paraId="3C65FD8F" w14:textId="77777777" w:rsidR="00A7399C" w:rsidRPr="00BB65F1" w:rsidRDefault="00A7399C" w:rsidP="00A7399C">
                        <w:pPr>
                          <w:spacing w:after="0" w:line="240" w:lineRule="auto"/>
                          <w:jc w:val="center"/>
                          <w:rPr>
                            <w:rFonts w:ascii="Arial Narrow" w:hAnsi="Arial Narrow"/>
                            <w:b/>
                          </w:rPr>
                        </w:pPr>
                        <w:r>
                          <w:rPr>
                            <w:rFonts w:ascii="Arial Narrow" w:hAnsi="Arial Narrow"/>
                            <w:b/>
                          </w:rPr>
                          <w:t>LILIA T. HABACON</w:t>
                        </w:r>
                      </w:p>
                      <w:p w14:paraId="2FBD2434" w14:textId="77777777" w:rsidR="00A7399C" w:rsidRPr="006255BF" w:rsidRDefault="00A7399C" w:rsidP="00A7399C">
                        <w:pPr>
                          <w:spacing w:after="0" w:line="240" w:lineRule="auto"/>
                          <w:jc w:val="center"/>
                          <w:rPr>
                            <w:rFonts w:ascii="Arial Narrow" w:hAnsi="Arial Narrow"/>
                          </w:rPr>
                        </w:pPr>
                        <w:r w:rsidRPr="00BB65F1">
                          <w:rPr>
                            <w:rFonts w:ascii="Arial Narrow" w:hAnsi="Arial Narrow"/>
                          </w:rPr>
                          <w:t>Executive Director, PSHS System</w:t>
                        </w:r>
                      </w:p>
                    </w:txbxContent>
                  </v:textbox>
                  <w10:wrap type="square"/>
                </v:shape>
              </w:pict>
            </mc:Fallback>
          </mc:AlternateContent>
        </w:r>
        <w:r w:rsidR="00D5149A" w:rsidDel="00B23BD9">
          <w:rPr>
            <w:rFonts w:ascii="Arial Narrow" w:hAnsi="Arial Narrow"/>
            <w:sz w:val="24"/>
            <w:szCs w:val="24"/>
          </w:rPr>
          <w:delText>I</w:delText>
        </w:r>
        <w:r w:rsidR="003A61C9" w:rsidRPr="00566D7E" w:rsidDel="00B23BD9">
          <w:rPr>
            <w:rFonts w:ascii="Arial Narrow" w:hAnsi="Arial Narrow"/>
            <w:sz w:val="24"/>
            <w:szCs w:val="24"/>
          </w:rPr>
          <w:delText xml:space="preserve">dentify the </w:delText>
        </w:r>
        <w:r w:rsidR="00A01B58" w:rsidRPr="00566D7E" w:rsidDel="00B23BD9">
          <w:rPr>
            <w:rFonts w:ascii="Arial Narrow" w:hAnsi="Arial Narrow"/>
            <w:sz w:val="24"/>
            <w:szCs w:val="24"/>
          </w:rPr>
          <w:delText xml:space="preserve">SIP campus coordinators and/or chaperones to be assigned to </w:delText>
        </w:r>
        <w:r w:rsidR="00E614E2" w:rsidRPr="00566D7E" w:rsidDel="00B23BD9">
          <w:rPr>
            <w:rFonts w:ascii="Arial Narrow" w:hAnsi="Arial Narrow"/>
            <w:sz w:val="24"/>
            <w:szCs w:val="24"/>
          </w:rPr>
          <w:delText>the UNIVERSITY</w:delText>
        </w:r>
        <w:r w:rsidR="00C90907" w:rsidRPr="00566D7E" w:rsidDel="00B23BD9">
          <w:rPr>
            <w:rFonts w:ascii="Arial Narrow" w:hAnsi="Arial Narrow"/>
            <w:sz w:val="24"/>
            <w:szCs w:val="24"/>
          </w:rPr>
          <w:delText xml:space="preserve"> to </w:delText>
        </w:r>
        <w:r w:rsidR="00701B71" w:rsidRPr="00566D7E" w:rsidDel="00B23BD9">
          <w:rPr>
            <w:rFonts w:ascii="Arial Narrow" w:hAnsi="Arial Narrow"/>
            <w:sz w:val="24"/>
            <w:szCs w:val="24"/>
          </w:rPr>
          <w:delText xml:space="preserve">supervise and </w:delText>
        </w:r>
        <w:r w:rsidR="00C90907" w:rsidRPr="00566D7E" w:rsidDel="00B23BD9">
          <w:rPr>
            <w:rFonts w:ascii="Arial Narrow" w:hAnsi="Arial Narrow"/>
            <w:sz w:val="24"/>
            <w:szCs w:val="24"/>
          </w:rPr>
          <w:delText>oversee the student-interns on a daily basis</w:delText>
        </w:r>
        <w:r w:rsidR="00AF1D19" w:rsidRPr="00566D7E" w:rsidDel="00B23BD9">
          <w:rPr>
            <w:rFonts w:ascii="Arial Narrow" w:hAnsi="Arial Narrow"/>
            <w:sz w:val="24"/>
            <w:szCs w:val="24"/>
          </w:rPr>
          <w:delText>, if</w:delText>
        </w:r>
        <w:r w:rsidR="00C90907" w:rsidRPr="00566D7E" w:rsidDel="00B23BD9">
          <w:rPr>
            <w:rFonts w:ascii="Arial Narrow" w:hAnsi="Arial Narrow"/>
            <w:sz w:val="24"/>
            <w:szCs w:val="24"/>
          </w:rPr>
          <w:delText xml:space="preserve"> required</w:delText>
        </w:r>
        <w:r w:rsidR="00A01B58" w:rsidRPr="00566D7E" w:rsidDel="00B23BD9">
          <w:rPr>
            <w:rFonts w:ascii="Arial Narrow" w:hAnsi="Arial Narrow"/>
            <w:sz w:val="24"/>
            <w:szCs w:val="24"/>
          </w:rPr>
          <w:delText>;</w:delText>
        </w:r>
      </w:del>
    </w:p>
    <w:p w14:paraId="77C1729D" w14:textId="310EB1F4" w:rsidR="00EB0196" w:rsidRPr="00566D7E" w:rsidDel="00B23BD9" w:rsidRDefault="00EB0196">
      <w:pPr>
        <w:spacing w:after="0" w:line="240" w:lineRule="auto"/>
        <w:jc w:val="center"/>
        <w:rPr>
          <w:del w:id="210" w:author="User" w:date="2020-01-21T17:15:00Z"/>
          <w:rFonts w:ascii="Arial Narrow" w:hAnsi="Arial Narrow"/>
          <w:sz w:val="24"/>
          <w:szCs w:val="24"/>
        </w:rPr>
        <w:pPrChange w:id="211" w:author="User" w:date="2020-01-21T17:15:00Z">
          <w:pPr>
            <w:pStyle w:val="ListParagraph"/>
            <w:spacing w:after="0" w:line="240" w:lineRule="auto"/>
            <w:ind w:left="1440" w:right="720"/>
            <w:jc w:val="both"/>
          </w:pPr>
        </w:pPrChange>
      </w:pPr>
    </w:p>
    <w:p w14:paraId="5356DE81" w14:textId="209011C3" w:rsidR="00A01B58" w:rsidDel="00B23BD9" w:rsidRDefault="00D5149A">
      <w:pPr>
        <w:spacing w:after="0" w:line="240" w:lineRule="auto"/>
        <w:jc w:val="center"/>
        <w:rPr>
          <w:del w:id="212" w:author="User" w:date="2020-01-21T17:15:00Z"/>
          <w:rFonts w:ascii="Arial Narrow" w:hAnsi="Arial Narrow"/>
          <w:sz w:val="24"/>
          <w:szCs w:val="24"/>
        </w:rPr>
        <w:pPrChange w:id="213" w:author="User" w:date="2020-01-21T17:15:00Z">
          <w:pPr>
            <w:pStyle w:val="ListParagraph"/>
            <w:numPr>
              <w:ilvl w:val="1"/>
              <w:numId w:val="1"/>
            </w:numPr>
            <w:spacing w:after="0" w:line="240" w:lineRule="auto"/>
            <w:ind w:left="1440" w:right="56" w:hanging="720"/>
            <w:jc w:val="both"/>
          </w:pPr>
        </w:pPrChange>
      </w:pPr>
      <w:del w:id="214" w:author="User" w:date="2020-01-21T17:15:00Z">
        <w:r w:rsidDel="00B23BD9">
          <w:rPr>
            <w:rFonts w:ascii="Arial Narrow" w:hAnsi="Arial Narrow"/>
            <w:sz w:val="24"/>
            <w:szCs w:val="24"/>
          </w:rPr>
          <w:delText>E</w:delText>
        </w:r>
        <w:r w:rsidR="00A01B58" w:rsidRPr="00566D7E" w:rsidDel="00B23BD9">
          <w:rPr>
            <w:rFonts w:ascii="Arial Narrow" w:hAnsi="Arial Narrow"/>
            <w:sz w:val="24"/>
            <w:szCs w:val="24"/>
          </w:rPr>
          <w:delText xml:space="preserve">ndorse the participating </w:delText>
        </w:r>
        <w:r w:rsidR="004E2FA4" w:rsidDel="00B23BD9">
          <w:rPr>
            <w:rFonts w:ascii="Arial Narrow" w:hAnsi="Arial Narrow"/>
            <w:sz w:val="24"/>
            <w:szCs w:val="24"/>
          </w:rPr>
          <w:delText>S</w:delText>
        </w:r>
        <w:r w:rsidR="00A01B58" w:rsidRPr="00566D7E" w:rsidDel="00B23BD9">
          <w:rPr>
            <w:rFonts w:ascii="Arial Narrow" w:hAnsi="Arial Narrow"/>
            <w:sz w:val="24"/>
            <w:szCs w:val="24"/>
          </w:rPr>
          <w:delText>ch</w:delText>
        </w:r>
        <w:r w:rsidR="003A61C9" w:rsidRPr="00566D7E" w:rsidDel="00B23BD9">
          <w:rPr>
            <w:rFonts w:ascii="Arial Narrow" w:hAnsi="Arial Narrow"/>
            <w:sz w:val="24"/>
            <w:szCs w:val="24"/>
          </w:rPr>
          <w:delText xml:space="preserve">olars and </w:delText>
        </w:r>
        <w:r w:rsidR="00A01B58" w:rsidRPr="00566D7E" w:rsidDel="00B23BD9">
          <w:rPr>
            <w:rFonts w:ascii="Arial Narrow" w:hAnsi="Arial Narrow"/>
            <w:sz w:val="24"/>
            <w:szCs w:val="24"/>
          </w:rPr>
          <w:delText xml:space="preserve">SIP </w:delText>
        </w:r>
        <w:r w:rsidR="002D3A72" w:rsidRPr="00566D7E" w:rsidDel="00B23BD9">
          <w:rPr>
            <w:rFonts w:ascii="Arial Narrow" w:hAnsi="Arial Narrow"/>
            <w:sz w:val="24"/>
            <w:szCs w:val="24"/>
          </w:rPr>
          <w:delText xml:space="preserve">campus </w:delText>
        </w:r>
        <w:r w:rsidR="00A01B58" w:rsidRPr="00566D7E" w:rsidDel="00B23BD9">
          <w:rPr>
            <w:rFonts w:ascii="Arial Narrow" w:hAnsi="Arial Narrow"/>
            <w:sz w:val="24"/>
            <w:szCs w:val="24"/>
          </w:rPr>
          <w:delText xml:space="preserve">coordinators to </w:delText>
        </w:r>
        <w:r w:rsidR="00E614E2" w:rsidRPr="00566D7E" w:rsidDel="00B23BD9">
          <w:rPr>
            <w:rFonts w:ascii="Arial Narrow" w:hAnsi="Arial Narrow"/>
            <w:sz w:val="24"/>
            <w:szCs w:val="24"/>
          </w:rPr>
          <w:delText>the UNIVERSITY</w:delText>
        </w:r>
        <w:r w:rsidR="00C14DD9" w:rsidRPr="00566D7E" w:rsidDel="00B23BD9">
          <w:rPr>
            <w:rFonts w:ascii="Arial Narrow" w:hAnsi="Arial Narrow"/>
            <w:sz w:val="24"/>
            <w:szCs w:val="24"/>
          </w:rPr>
          <w:delText xml:space="preserve"> during the first day of the </w:delText>
        </w:r>
        <w:r w:rsidR="00E56C7A" w:rsidDel="00B23BD9">
          <w:rPr>
            <w:rFonts w:ascii="Arial Narrow" w:hAnsi="Arial Narrow"/>
            <w:sz w:val="24"/>
            <w:szCs w:val="24"/>
          </w:rPr>
          <w:delText>immersion</w:delText>
        </w:r>
        <w:r w:rsidR="00A01B58" w:rsidRPr="00566D7E" w:rsidDel="00B23BD9">
          <w:rPr>
            <w:rFonts w:ascii="Arial Narrow" w:hAnsi="Arial Narrow"/>
            <w:sz w:val="24"/>
            <w:szCs w:val="24"/>
          </w:rPr>
          <w:delText>;</w:delText>
        </w:r>
      </w:del>
    </w:p>
    <w:p w14:paraId="44D745A5" w14:textId="52063663" w:rsidR="005830D4" w:rsidDel="00B23BD9" w:rsidRDefault="005830D4">
      <w:pPr>
        <w:spacing w:after="0" w:line="240" w:lineRule="auto"/>
        <w:jc w:val="center"/>
        <w:rPr>
          <w:del w:id="215" w:author="User" w:date="2020-01-21T17:15:00Z"/>
          <w:rFonts w:ascii="Arial Narrow" w:hAnsi="Arial Narrow"/>
          <w:sz w:val="24"/>
          <w:szCs w:val="24"/>
        </w:rPr>
        <w:pPrChange w:id="216" w:author="User" w:date="2020-01-21T17:15:00Z">
          <w:pPr>
            <w:pStyle w:val="ListParagraph"/>
            <w:spacing w:after="0" w:line="240" w:lineRule="auto"/>
            <w:ind w:left="1440" w:right="720"/>
            <w:jc w:val="both"/>
          </w:pPr>
        </w:pPrChange>
      </w:pPr>
    </w:p>
    <w:p w14:paraId="0A03AAD4" w14:textId="5B826D37" w:rsidR="005830D4" w:rsidDel="00B23BD9" w:rsidRDefault="00D5149A">
      <w:pPr>
        <w:spacing w:after="0" w:line="240" w:lineRule="auto"/>
        <w:jc w:val="center"/>
        <w:rPr>
          <w:del w:id="217" w:author="User" w:date="2020-01-21T17:15:00Z"/>
          <w:rFonts w:ascii="Arial Narrow" w:hAnsi="Arial Narrow"/>
          <w:sz w:val="24"/>
          <w:szCs w:val="24"/>
        </w:rPr>
        <w:pPrChange w:id="218" w:author="User" w:date="2020-01-21T17:15:00Z">
          <w:pPr>
            <w:pStyle w:val="ListParagraph"/>
            <w:numPr>
              <w:ilvl w:val="1"/>
              <w:numId w:val="1"/>
            </w:numPr>
            <w:spacing w:after="0" w:line="240" w:lineRule="auto"/>
            <w:ind w:left="1440" w:right="56" w:hanging="720"/>
            <w:jc w:val="both"/>
          </w:pPr>
        </w:pPrChange>
      </w:pPr>
      <w:del w:id="219" w:author="User" w:date="2020-01-21T17:15:00Z">
        <w:r w:rsidDel="00B23BD9">
          <w:rPr>
            <w:rFonts w:ascii="Arial Narrow" w:hAnsi="Arial Narrow"/>
            <w:sz w:val="24"/>
            <w:szCs w:val="24"/>
          </w:rPr>
          <w:delText>Acknowledge</w:delText>
        </w:r>
        <w:r w:rsidR="005830D4" w:rsidDel="00B23BD9">
          <w:rPr>
            <w:rFonts w:ascii="Arial Narrow" w:hAnsi="Arial Narrow"/>
            <w:sz w:val="24"/>
            <w:szCs w:val="24"/>
          </w:rPr>
          <w:delText xml:space="preserve"> that the </w:delText>
        </w:r>
        <w:r w:rsidR="004E2FA4" w:rsidDel="00B23BD9">
          <w:rPr>
            <w:rFonts w:ascii="Arial Narrow" w:hAnsi="Arial Narrow"/>
            <w:sz w:val="24"/>
            <w:szCs w:val="24"/>
          </w:rPr>
          <w:delText>S</w:delText>
        </w:r>
        <w:r w:rsidR="005830D4" w:rsidDel="00B23BD9">
          <w:rPr>
            <w:rFonts w:ascii="Arial Narrow" w:hAnsi="Arial Narrow"/>
            <w:sz w:val="24"/>
            <w:szCs w:val="24"/>
          </w:rPr>
          <w:delText xml:space="preserve">cholars shall be governed by all the rules and policies of the UNIVERSITY during the period of their </w:delText>
        </w:r>
        <w:r w:rsidR="00E56C7A" w:rsidDel="00B23BD9">
          <w:rPr>
            <w:rFonts w:ascii="Arial Narrow" w:hAnsi="Arial Narrow"/>
            <w:sz w:val="24"/>
            <w:szCs w:val="24"/>
          </w:rPr>
          <w:delText>immersion</w:delText>
        </w:r>
        <w:r w:rsidR="005830D4" w:rsidDel="00B23BD9">
          <w:rPr>
            <w:rFonts w:ascii="Arial Narrow" w:hAnsi="Arial Narrow"/>
            <w:sz w:val="24"/>
            <w:szCs w:val="24"/>
          </w:rPr>
          <w:delText>;</w:delText>
        </w:r>
      </w:del>
    </w:p>
    <w:p w14:paraId="04D8381B" w14:textId="35A4CA39" w:rsidR="004554DC" w:rsidRPr="004554DC" w:rsidDel="00B23BD9" w:rsidRDefault="004554DC">
      <w:pPr>
        <w:spacing w:after="0" w:line="240" w:lineRule="auto"/>
        <w:jc w:val="center"/>
        <w:rPr>
          <w:del w:id="220" w:author="User" w:date="2020-01-21T17:15:00Z"/>
          <w:rFonts w:ascii="Arial Narrow" w:hAnsi="Arial Narrow"/>
          <w:sz w:val="24"/>
          <w:szCs w:val="24"/>
        </w:rPr>
        <w:pPrChange w:id="221" w:author="User" w:date="2020-01-21T17:15:00Z">
          <w:pPr>
            <w:spacing w:after="0" w:line="240" w:lineRule="auto"/>
            <w:ind w:right="720"/>
            <w:jc w:val="both"/>
          </w:pPr>
        </w:pPrChange>
      </w:pPr>
    </w:p>
    <w:p w14:paraId="068058B8" w14:textId="4E8C66D9" w:rsidR="004554DC" w:rsidRPr="002A6513" w:rsidDel="00B23BD9" w:rsidRDefault="00775F76">
      <w:pPr>
        <w:spacing w:after="0" w:line="240" w:lineRule="auto"/>
        <w:jc w:val="center"/>
        <w:rPr>
          <w:del w:id="222" w:author="User" w:date="2020-01-21T17:15:00Z"/>
          <w:rFonts w:ascii="Arial Narrow" w:hAnsi="Arial Narrow"/>
          <w:sz w:val="24"/>
          <w:szCs w:val="24"/>
        </w:rPr>
        <w:pPrChange w:id="223" w:author="User" w:date="2020-01-21T17:15:00Z">
          <w:pPr>
            <w:pStyle w:val="ListParagraph"/>
            <w:numPr>
              <w:ilvl w:val="1"/>
              <w:numId w:val="1"/>
            </w:numPr>
            <w:spacing w:after="0" w:line="240" w:lineRule="auto"/>
            <w:ind w:left="1440" w:right="56" w:hanging="720"/>
            <w:jc w:val="both"/>
          </w:pPr>
        </w:pPrChange>
      </w:pPr>
      <w:del w:id="224" w:author="User" w:date="2020-01-21T17:15:00Z">
        <w:r w:rsidRPr="002A6513" w:rsidDel="00B23BD9">
          <w:rPr>
            <w:rFonts w:ascii="Arial Narrow" w:hAnsi="Arial Narrow"/>
            <w:sz w:val="24"/>
            <w:szCs w:val="24"/>
          </w:rPr>
          <w:delText>Inform</w:delText>
        </w:r>
        <w:r w:rsidR="004554DC" w:rsidRPr="002A6513" w:rsidDel="00B23BD9">
          <w:rPr>
            <w:rFonts w:ascii="Arial Narrow" w:hAnsi="Arial Narrow"/>
            <w:sz w:val="24"/>
            <w:szCs w:val="24"/>
          </w:rPr>
          <w:delText xml:space="preserve"> the </w:delText>
        </w:r>
        <w:r w:rsidR="004E2FA4" w:rsidDel="00B23BD9">
          <w:rPr>
            <w:rFonts w:ascii="Arial Narrow" w:hAnsi="Arial Narrow"/>
            <w:sz w:val="24"/>
            <w:szCs w:val="24"/>
          </w:rPr>
          <w:delText>S</w:delText>
        </w:r>
        <w:r w:rsidR="004554DC" w:rsidRPr="002A6513" w:rsidDel="00B23BD9">
          <w:rPr>
            <w:rFonts w:ascii="Arial Narrow" w:hAnsi="Arial Narrow"/>
            <w:sz w:val="24"/>
            <w:szCs w:val="24"/>
          </w:rPr>
          <w:delText xml:space="preserve">cholar </w:delText>
        </w:r>
        <w:r w:rsidRPr="002A6513" w:rsidDel="00B23BD9">
          <w:rPr>
            <w:rFonts w:ascii="Arial Narrow" w:hAnsi="Arial Narrow"/>
            <w:sz w:val="24"/>
            <w:szCs w:val="24"/>
          </w:rPr>
          <w:delText xml:space="preserve">that they should </w:delText>
        </w:r>
        <w:r w:rsidR="004554DC" w:rsidRPr="002A6513" w:rsidDel="00B23BD9">
          <w:rPr>
            <w:rFonts w:ascii="Arial Narrow" w:hAnsi="Arial Narrow"/>
            <w:sz w:val="24"/>
            <w:szCs w:val="24"/>
          </w:rPr>
          <w:delText xml:space="preserve">adhere to </w:delText>
        </w:r>
        <w:r w:rsidRPr="002A6513" w:rsidDel="00B23BD9">
          <w:rPr>
            <w:rFonts w:ascii="Arial Narrow" w:hAnsi="Arial Narrow"/>
            <w:sz w:val="24"/>
            <w:szCs w:val="24"/>
          </w:rPr>
          <w:delText xml:space="preserve">and will be legally bound to </w:delText>
        </w:r>
        <w:r w:rsidR="004554DC" w:rsidRPr="002A6513" w:rsidDel="00B23BD9">
          <w:rPr>
            <w:rFonts w:ascii="Arial Narrow" w:hAnsi="Arial Narrow"/>
            <w:sz w:val="24"/>
            <w:szCs w:val="24"/>
          </w:rPr>
          <w:delText xml:space="preserve">the non-disclosure </w:delText>
        </w:r>
        <w:r w:rsidRPr="002A6513" w:rsidDel="00B23BD9">
          <w:rPr>
            <w:rFonts w:ascii="Arial Narrow" w:hAnsi="Arial Narrow"/>
            <w:sz w:val="24"/>
            <w:szCs w:val="24"/>
          </w:rPr>
          <w:delText xml:space="preserve">agreement </w:delText>
        </w:r>
        <w:r w:rsidR="007D1DF5" w:rsidRPr="002A6513" w:rsidDel="00B23BD9">
          <w:rPr>
            <w:rFonts w:ascii="Arial Narrow" w:hAnsi="Arial Narrow"/>
            <w:sz w:val="24"/>
            <w:szCs w:val="24"/>
          </w:rPr>
          <w:delText xml:space="preserve">(see </w:delText>
        </w:r>
        <w:r w:rsidR="00970861" w:rsidDel="00B23BD9">
          <w:rPr>
            <w:rFonts w:ascii="Arial Narrow" w:hAnsi="Arial Narrow"/>
            <w:sz w:val="24"/>
            <w:szCs w:val="24"/>
          </w:rPr>
          <w:delText>Annex B</w:delText>
        </w:r>
        <w:r w:rsidR="007D1DF5" w:rsidRPr="002A6513" w:rsidDel="00B23BD9">
          <w:rPr>
            <w:rFonts w:ascii="Arial Narrow" w:hAnsi="Arial Narrow"/>
            <w:sz w:val="24"/>
            <w:szCs w:val="24"/>
          </w:rPr>
          <w:delText xml:space="preserve">) </w:delText>
        </w:r>
        <w:r w:rsidR="004554DC" w:rsidRPr="002A6513" w:rsidDel="00B23BD9">
          <w:rPr>
            <w:rFonts w:ascii="Arial Narrow" w:hAnsi="Arial Narrow"/>
            <w:sz w:val="24"/>
            <w:szCs w:val="24"/>
          </w:rPr>
          <w:delText>and intellectual property policies of the UNIVERSITY as agreed to by the SYSTEM;</w:delText>
        </w:r>
      </w:del>
    </w:p>
    <w:p w14:paraId="46A2E33D" w14:textId="7B52762F" w:rsidR="00EB0196" w:rsidRPr="00566D7E" w:rsidDel="00B23BD9" w:rsidRDefault="00EB0196">
      <w:pPr>
        <w:spacing w:after="0" w:line="240" w:lineRule="auto"/>
        <w:jc w:val="center"/>
        <w:rPr>
          <w:del w:id="225" w:author="User" w:date="2020-01-21T17:15:00Z"/>
          <w:rFonts w:ascii="Arial Narrow" w:hAnsi="Arial Narrow"/>
          <w:sz w:val="24"/>
          <w:szCs w:val="24"/>
        </w:rPr>
        <w:pPrChange w:id="226" w:author="User" w:date="2020-01-21T17:15:00Z">
          <w:pPr>
            <w:pStyle w:val="ListParagraph"/>
            <w:spacing w:after="0" w:line="240" w:lineRule="auto"/>
            <w:ind w:left="1440" w:right="720"/>
            <w:jc w:val="both"/>
          </w:pPr>
        </w:pPrChange>
      </w:pPr>
    </w:p>
    <w:p w14:paraId="71F475F8" w14:textId="6855EA9E" w:rsidR="00A01B58" w:rsidRPr="00566D7E" w:rsidDel="00B23BD9" w:rsidRDefault="0033085B">
      <w:pPr>
        <w:spacing w:after="0" w:line="240" w:lineRule="auto"/>
        <w:jc w:val="center"/>
        <w:rPr>
          <w:del w:id="227" w:author="User" w:date="2020-01-21T17:15:00Z"/>
          <w:rFonts w:ascii="Arial Narrow" w:hAnsi="Arial Narrow"/>
          <w:sz w:val="24"/>
          <w:szCs w:val="24"/>
        </w:rPr>
        <w:pPrChange w:id="228" w:author="User" w:date="2020-01-21T17:15:00Z">
          <w:pPr>
            <w:pStyle w:val="ListParagraph"/>
            <w:numPr>
              <w:ilvl w:val="1"/>
              <w:numId w:val="1"/>
            </w:numPr>
            <w:spacing w:after="0" w:line="240" w:lineRule="auto"/>
            <w:ind w:left="1440" w:right="56" w:hanging="720"/>
            <w:jc w:val="both"/>
          </w:pPr>
        </w:pPrChange>
      </w:pPr>
      <w:del w:id="229" w:author="User" w:date="2020-01-21T17:15:00Z">
        <w:r w:rsidRPr="00812C67" w:rsidDel="00B23BD9">
          <w:rPr>
            <w:rFonts w:ascii="Arial Narrow" w:hAnsi="Arial Narrow"/>
            <w:noProof/>
            <w:sz w:val="24"/>
            <w:szCs w:val="24"/>
            <w:lang w:eastAsia="en-PH"/>
          </w:rPr>
          <mc:AlternateContent>
            <mc:Choice Requires="wps">
              <w:drawing>
                <wp:anchor distT="0" distB="0" distL="114300" distR="114300" simplePos="0" relativeHeight="251786240" behindDoc="0" locked="0" layoutInCell="1" allowOverlap="1" wp14:anchorId="2663A12B" wp14:editId="13FC20F9">
                  <wp:simplePos x="0" y="0"/>
                  <wp:positionH relativeFrom="column">
                    <wp:posOffset>5761990</wp:posOffset>
                  </wp:positionH>
                  <wp:positionV relativeFrom="paragraph">
                    <wp:posOffset>166370</wp:posOffset>
                  </wp:positionV>
                  <wp:extent cx="556895" cy="2315845"/>
                  <wp:effectExtent l="0" t="0" r="0" b="8255"/>
                  <wp:wrapNone/>
                  <wp:docPr id="2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5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4CB7FF" w14:textId="77777777" w:rsidR="0033085B" w:rsidRPr="00BB65F1" w:rsidRDefault="0033085B" w:rsidP="0033085B">
                              <w:pPr>
                                <w:spacing w:after="0" w:line="240" w:lineRule="auto"/>
                                <w:jc w:val="center"/>
                                <w:rPr>
                                  <w:rFonts w:ascii="Arial Narrow" w:hAnsi="Arial Narrow"/>
                                  <w:b/>
                                </w:rPr>
                              </w:pPr>
                              <w:r>
                                <w:rPr>
                                  <w:rFonts w:ascii="Arial Narrow" w:hAnsi="Arial Narrow"/>
                                  <w:b/>
                                </w:rPr>
                                <w:t>JONATHAN DUNGCA, PhD</w:t>
                              </w:r>
                            </w:p>
                            <w:p w14:paraId="2B3B91C5" w14:textId="77777777" w:rsidR="0033085B" w:rsidRDefault="0033085B" w:rsidP="0033085B">
                              <w:pPr>
                                <w:spacing w:after="0" w:line="240" w:lineRule="auto"/>
                                <w:jc w:val="center"/>
                                <w:rPr>
                                  <w:rFonts w:ascii="Arial Narrow" w:hAnsi="Arial Narrow"/>
                                </w:rPr>
                              </w:pPr>
                              <w:r>
                                <w:rPr>
                                  <w:rFonts w:ascii="Arial Narrow" w:hAnsi="Arial Narrow"/>
                                </w:rPr>
                                <w:t>Dean, Gokongwei College of Engineering</w:t>
                              </w:r>
                            </w:p>
                            <w:p w14:paraId="27540E21" w14:textId="77777777" w:rsidR="0033085B" w:rsidRDefault="0033085B" w:rsidP="0033085B">
                              <w:pPr>
                                <w:spacing w:after="0" w:line="240" w:lineRule="auto"/>
                                <w:jc w:val="center"/>
                                <w:rPr>
                                  <w:rFonts w:ascii="Arial Narrow" w:hAnsi="Arial Narrow"/>
                                </w:rPr>
                              </w:pPr>
                            </w:p>
                            <w:p w14:paraId="5EAEE07A" w14:textId="77777777" w:rsidR="0033085B" w:rsidRPr="006255BF" w:rsidRDefault="0033085B" w:rsidP="0033085B">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63A12B" id="_x0000_s1042" type="#_x0000_t202" style="position:absolute;left:0;text-align:left;margin-left:453.7pt;margin-top:13.1pt;width:43.85pt;height:182.3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" stroked="f">
                  <v:textbox style="layout-flow:vertical;mso-layout-flow-alt:bottom-to-top">
                    <w:txbxContent>
                      <w:p w14:paraId="454CB7FF" w14:textId="77777777" w:rsidR="0033085B" w:rsidRPr="00BB65F1" w:rsidRDefault="0033085B" w:rsidP="0033085B">
                        <w:pPr>
                          <w:spacing w:after="0" w:line="240" w:lineRule="auto"/>
                          <w:jc w:val="center"/>
                          <w:rPr>
                            <w:rFonts w:ascii="Arial Narrow" w:hAnsi="Arial Narrow"/>
                            <w:b/>
                          </w:rPr>
                        </w:pPr>
                        <w:r>
                          <w:rPr>
                            <w:rFonts w:ascii="Arial Narrow" w:hAnsi="Arial Narrow"/>
                            <w:b/>
                          </w:rPr>
                          <w:t>JONATHAN DUNGCA, PhD</w:t>
                        </w:r>
                      </w:p>
                      <w:p w14:paraId="2B3B91C5" w14:textId="77777777" w:rsidR="0033085B" w:rsidRDefault="0033085B" w:rsidP="0033085B">
                        <w:pPr>
                          <w:spacing w:after="0" w:line="240" w:lineRule="auto"/>
                          <w:jc w:val="center"/>
                          <w:rPr>
                            <w:rFonts w:ascii="Arial Narrow" w:hAnsi="Arial Narrow"/>
                          </w:rPr>
                        </w:pPr>
                        <w:r>
                          <w:rPr>
                            <w:rFonts w:ascii="Arial Narrow" w:hAnsi="Arial Narrow"/>
                          </w:rPr>
                          <w:t>Dean, Gokongwei College of Engineering</w:t>
                        </w:r>
                      </w:p>
                      <w:p w14:paraId="27540E21" w14:textId="77777777" w:rsidR="0033085B" w:rsidRDefault="0033085B" w:rsidP="0033085B">
                        <w:pPr>
                          <w:spacing w:after="0" w:line="240" w:lineRule="auto"/>
                          <w:jc w:val="center"/>
                          <w:rPr>
                            <w:rFonts w:ascii="Arial Narrow" w:hAnsi="Arial Narrow"/>
                          </w:rPr>
                        </w:pPr>
                      </w:p>
                      <w:p w14:paraId="5EAEE07A" w14:textId="77777777" w:rsidR="0033085B" w:rsidRPr="006255BF" w:rsidRDefault="0033085B" w:rsidP="0033085B">
                        <w:pPr>
                          <w:spacing w:after="0" w:line="240" w:lineRule="auto"/>
                          <w:jc w:val="center"/>
                          <w:rPr>
                            <w:rFonts w:ascii="Arial Narrow" w:hAnsi="Arial Narrow"/>
                          </w:rPr>
                        </w:pPr>
                      </w:p>
                    </w:txbxContent>
                  </v:textbox>
                </v:shape>
              </w:pict>
            </mc:Fallback>
          </mc:AlternateContent>
        </w:r>
        <w:r w:rsidR="00D5149A" w:rsidDel="00B23BD9">
          <w:rPr>
            <w:rFonts w:ascii="Arial Narrow" w:hAnsi="Arial Narrow"/>
            <w:sz w:val="24"/>
            <w:szCs w:val="24"/>
          </w:rPr>
          <w:delText>P</w:delText>
        </w:r>
        <w:r w:rsidR="00A01B58" w:rsidRPr="00566D7E" w:rsidDel="00B23BD9">
          <w:rPr>
            <w:rFonts w:ascii="Arial Narrow" w:hAnsi="Arial Narrow"/>
            <w:sz w:val="24"/>
            <w:szCs w:val="24"/>
          </w:rPr>
          <w:delText xml:space="preserve">rovide the </w:delText>
        </w:r>
        <w:r w:rsidR="004E2FA4" w:rsidDel="00B23BD9">
          <w:rPr>
            <w:rFonts w:ascii="Arial Narrow" w:hAnsi="Arial Narrow"/>
            <w:sz w:val="24"/>
            <w:szCs w:val="24"/>
          </w:rPr>
          <w:delText>S</w:delText>
        </w:r>
        <w:r w:rsidR="00A01B58" w:rsidRPr="00566D7E" w:rsidDel="00B23BD9">
          <w:rPr>
            <w:rFonts w:ascii="Arial Narrow" w:hAnsi="Arial Narrow"/>
            <w:sz w:val="24"/>
            <w:szCs w:val="24"/>
          </w:rPr>
          <w:delText>cholars’ allowance upon their submission of the necessary requirements and daily time record of attendance</w:delText>
        </w:r>
        <w:r w:rsidR="00D5149A" w:rsidDel="00B23BD9">
          <w:rPr>
            <w:rFonts w:ascii="Arial Narrow" w:hAnsi="Arial Narrow"/>
            <w:sz w:val="24"/>
            <w:szCs w:val="24"/>
          </w:rPr>
          <w:delText xml:space="preserve">, </w:delText>
        </w:r>
        <w:r w:rsidR="00D5149A" w:rsidRPr="00566D7E" w:rsidDel="00B23BD9">
          <w:rPr>
            <w:rFonts w:ascii="Arial Narrow" w:hAnsi="Arial Narrow"/>
            <w:sz w:val="24"/>
            <w:szCs w:val="24"/>
          </w:rPr>
          <w:delText>through the respective campuses</w:delText>
        </w:r>
        <w:r w:rsidR="004554DC" w:rsidDel="00B23BD9">
          <w:rPr>
            <w:rFonts w:ascii="Arial Narrow" w:hAnsi="Arial Narrow"/>
            <w:sz w:val="24"/>
            <w:szCs w:val="24"/>
          </w:rPr>
          <w:delText>.</w:delText>
        </w:r>
      </w:del>
    </w:p>
    <w:p w14:paraId="10142517" w14:textId="4316A69C" w:rsidR="00A605F7" w:rsidRPr="00700737" w:rsidDel="00B23BD9" w:rsidRDefault="00A605F7">
      <w:pPr>
        <w:spacing w:after="0" w:line="240" w:lineRule="auto"/>
        <w:jc w:val="center"/>
        <w:rPr>
          <w:del w:id="230" w:author="User" w:date="2020-01-21T17:15:00Z"/>
          <w:rFonts w:ascii="Arial Narrow" w:hAnsi="Arial Narrow"/>
          <w:sz w:val="24"/>
          <w:szCs w:val="24"/>
        </w:rPr>
        <w:pPrChange w:id="231" w:author="User" w:date="2020-01-21T17:15:00Z">
          <w:pPr>
            <w:spacing w:after="0" w:line="240" w:lineRule="auto"/>
            <w:jc w:val="both"/>
          </w:pPr>
        </w:pPrChange>
      </w:pPr>
    </w:p>
    <w:p w14:paraId="44BAA0BD" w14:textId="57028823" w:rsidR="00BE390E" w:rsidRPr="00566D7E" w:rsidDel="00B23BD9" w:rsidRDefault="00BE390E">
      <w:pPr>
        <w:spacing w:after="0" w:line="240" w:lineRule="auto"/>
        <w:jc w:val="center"/>
        <w:rPr>
          <w:del w:id="232" w:author="User" w:date="2020-01-21T17:15:00Z"/>
          <w:rFonts w:ascii="Arial Narrow" w:hAnsi="Arial Narrow"/>
          <w:sz w:val="24"/>
          <w:szCs w:val="24"/>
        </w:rPr>
        <w:pPrChange w:id="233" w:author="User" w:date="2020-01-21T17:15:00Z">
          <w:pPr>
            <w:pStyle w:val="ListParagraph"/>
            <w:spacing w:after="0" w:line="240" w:lineRule="auto"/>
            <w:ind w:left="1440"/>
            <w:jc w:val="both"/>
          </w:pPr>
        </w:pPrChange>
      </w:pPr>
    </w:p>
    <w:p w14:paraId="2DB8CA87" w14:textId="1B5BAD26" w:rsidR="0013000B" w:rsidRPr="00566D7E" w:rsidDel="00B23BD9" w:rsidRDefault="0013000B">
      <w:pPr>
        <w:spacing w:after="0" w:line="240" w:lineRule="auto"/>
        <w:jc w:val="center"/>
        <w:rPr>
          <w:del w:id="234" w:author="User" w:date="2020-01-21T17:15:00Z"/>
          <w:rFonts w:ascii="Arial Narrow" w:hAnsi="Arial Narrow"/>
          <w:sz w:val="24"/>
          <w:szCs w:val="24"/>
        </w:rPr>
        <w:pPrChange w:id="235" w:author="User" w:date="2020-01-21T17:15:00Z">
          <w:pPr>
            <w:pStyle w:val="ListParagraph"/>
            <w:numPr>
              <w:numId w:val="1"/>
            </w:numPr>
            <w:spacing w:after="0" w:line="240" w:lineRule="auto"/>
            <w:ind w:hanging="720"/>
            <w:jc w:val="both"/>
          </w:pPr>
        </w:pPrChange>
      </w:pPr>
      <w:del w:id="236" w:author="User" w:date="2020-01-21T17:15:00Z">
        <w:r w:rsidRPr="00566D7E" w:rsidDel="00B23BD9">
          <w:rPr>
            <w:rFonts w:ascii="Arial Narrow" w:hAnsi="Arial Narrow"/>
            <w:b/>
            <w:sz w:val="24"/>
            <w:szCs w:val="24"/>
          </w:rPr>
          <w:delText xml:space="preserve">RESPONSIBILITIES OF </w:delText>
        </w:r>
        <w:r w:rsidR="00C14DD9" w:rsidRPr="00566D7E" w:rsidDel="00B23BD9">
          <w:rPr>
            <w:rFonts w:ascii="Arial Narrow" w:hAnsi="Arial Narrow"/>
            <w:b/>
            <w:sz w:val="24"/>
            <w:szCs w:val="24"/>
          </w:rPr>
          <w:delText>THE UNIVERSITY</w:delText>
        </w:r>
      </w:del>
    </w:p>
    <w:p w14:paraId="253E771C" w14:textId="270E41CE" w:rsidR="002D3A72" w:rsidDel="00B23BD9" w:rsidRDefault="002D3A72">
      <w:pPr>
        <w:spacing w:after="0" w:line="240" w:lineRule="auto"/>
        <w:jc w:val="center"/>
        <w:rPr>
          <w:del w:id="237" w:author="User" w:date="2020-01-21T17:15:00Z"/>
          <w:rFonts w:ascii="Arial Narrow" w:hAnsi="Arial Narrow"/>
          <w:sz w:val="24"/>
          <w:szCs w:val="24"/>
        </w:rPr>
        <w:pPrChange w:id="238" w:author="User" w:date="2020-01-21T17:15:00Z">
          <w:pPr>
            <w:pStyle w:val="ListParagraph"/>
            <w:spacing w:after="0" w:line="240" w:lineRule="auto"/>
            <w:jc w:val="both"/>
          </w:pPr>
        </w:pPrChange>
      </w:pPr>
    </w:p>
    <w:p w14:paraId="1E58A8BE" w14:textId="22A40C45" w:rsidR="00D5149A" w:rsidDel="00B23BD9" w:rsidRDefault="00D5149A">
      <w:pPr>
        <w:spacing w:after="0" w:line="240" w:lineRule="auto"/>
        <w:jc w:val="center"/>
        <w:rPr>
          <w:del w:id="239" w:author="User" w:date="2020-01-21T17:15:00Z"/>
          <w:rFonts w:ascii="Arial Narrow" w:hAnsi="Arial Narrow"/>
          <w:sz w:val="24"/>
          <w:szCs w:val="24"/>
        </w:rPr>
        <w:pPrChange w:id="240" w:author="User" w:date="2020-01-21T17:15:00Z">
          <w:pPr>
            <w:pStyle w:val="ListParagraph"/>
            <w:spacing w:after="0" w:line="240" w:lineRule="auto"/>
            <w:jc w:val="both"/>
          </w:pPr>
        </w:pPrChange>
      </w:pPr>
      <w:del w:id="241" w:author="User" w:date="2020-01-21T17:15:00Z">
        <w:r w:rsidDel="00B23BD9">
          <w:rPr>
            <w:rFonts w:ascii="Arial Narrow" w:hAnsi="Arial Narrow"/>
            <w:sz w:val="24"/>
            <w:szCs w:val="24"/>
          </w:rPr>
          <w:delText>The UNIVERSITY shall:</w:delText>
        </w:r>
      </w:del>
    </w:p>
    <w:p w14:paraId="4A4E4907" w14:textId="0A776C8A" w:rsidR="00D5149A" w:rsidRPr="00566D7E" w:rsidDel="00B23BD9" w:rsidRDefault="00D5149A">
      <w:pPr>
        <w:spacing w:after="0" w:line="240" w:lineRule="auto"/>
        <w:jc w:val="center"/>
        <w:rPr>
          <w:del w:id="242" w:author="User" w:date="2020-01-21T17:15:00Z"/>
          <w:rFonts w:ascii="Arial Narrow" w:hAnsi="Arial Narrow"/>
          <w:sz w:val="24"/>
          <w:szCs w:val="24"/>
        </w:rPr>
        <w:pPrChange w:id="243" w:author="User" w:date="2020-01-21T17:15:00Z">
          <w:pPr>
            <w:pStyle w:val="ListParagraph"/>
            <w:spacing w:after="0" w:line="240" w:lineRule="auto"/>
            <w:jc w:val="both"/>
          </w:pPr>
        </w:pPrChange>
      </w:pPr>
    </w:p>
    <w:p w14:paraId="1B4372F6" w14:textId="27F54BA9" w:rsidR="006439ED" w:rsidRPr="00B713DA" w:rsidDel="00B23BD9" w:rsidRDefault="0033085B">
      <w:pPr>
        <w:spacing w:after="0" w:line="240" w:lineRule="auto"/>
        <w:jc w:val="center"/>
        <w:rPr>
          <w:del w:id="244" w:author="User" w:date="2020-01-21T17:15:00Z"/>
          <w:rFonts w:ascii="Arial Narrow" w:hAnsi="Arial Narrow"/>
          <w:sz w:val="24"/>
          <w:szCs w:val="24"/>
        </w:rPr>
        <w:pPrChange w:id="245" w:author="User" w:date="2020-01-21T17:15:00Z">
          <w:pPr>
            <w:pStyle w:val="ListParagraph"/>
            <w:numPr>
              <w:numId w:val="3"/>
            </w:numPr>
            <w:spacing w:after="0" w:line="240" w:lineRule="auto"/>
            <w:ind w:left="1440" w:right="56" w:hanging="720"/>
            <w:jc w:val="both"/>
          </w:pPr>
        </w:pPrChange>
      </w:pPr>
      <w:del w:id="246" w:author="User" w:date="2020-01-21T17:15:00Z">
        <w:r w:rsidDel="00B23BD9">
          <w:rPr>
            <w:rFonts w:ascii="Arial Narrow" w:hAnsi="Arial Narrow"/>
            <w:b/>
            <w:noProof/>
            <w:sz w:val="24"/>
            <w:szCs w:val="24"/>
            <w:lang w:eastAsia="en-PH"/>
          </w:rPr>
          <mc:AlternateContent>
            <mc:Choice Requires="wps">
              <w:drawing>
                <wp:anchor distT="0" distB="0" distL="114300" distR="114300" simplePos="0" relativeHeight="251776000" behindDoc="0" locked="0" layoutInCell="1" allowOverlap="1" wp14:anchorId="63FCB658" wp14:editId="390ECC8A">
                  <wp:simplePos x="0" y="0"/>
                  <wp:positionH relativeFrom="column">
                    <wp:posOffset>-752475</wp:posOffset>
                  </wp:positionH>
                  <wp:positionV relativeFrom="paragraph">
                    <wp:posOffset>256540</wp:posOffset>
                  </wp:positionV>
                  <wp:extent cx="503555" cy="2157730"/>
                  <wp:effectExtent l="0" t="0" r="1905" b="0"/>
                  <wp:wrapSquare wrapText="bothSides"/>
                  <wp:docPr id="1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55" cy="2157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723AA8" w14:textId="77777777" w:rsidR="0033085B" w:rsidRPr="00BB65F1" w:rsidRDefault="0033085B" w:rsidP="0033085B">
                              <w:pPr>
                                <w:spacing w:after="0" w:line="240" w:lineRule="auto"/>
                                <w:jc w:val="center"/>
                                <w:rPr>
                                  <w:rFonts w:ascii="Arial Narrow" w:hAnsi="Arial Narrow"/>
                                  <w:b/>
                                </w:rPr>
                              </w:pPr>
                              <w:r>
                                <w:rPr>
                                  <w:rFonts w:ascii="Arial Narrow" w:hAnsi="Arial Narrow"/>
                                  <w:b/>
                                </w:rPr>
                                <w:t>JESSAMAYN MARIE O. YAZON, PhD</w:t>
                              </w:r>
                            </w:p>
                            <w:p w14:paraId="2E4146E1" w14:textId="77777777" w:rsidR="0033085B" w:rsidRPr="006255BF" w:rsidRDefault="0033085B" w:rsidP="0033085B">
                              <w:pPr>
                                <w:spacing w:after="0" w:line="240" w:lineRule="auto"/>
                                <w:jc w:val="center"/>
                                <w:rPr>
                                  <w:rFonts w:ascii="Arial Narrow" w:hAnsi="Arial Narrow"/>
                                </w:rPr>
                              </w:pPr>
                              <w:r>
                                <w:rPr>
                                  <w:rFonts w:ascii="Arial Narrow" w:hAnsi="Arial Narrow"/>
                                </w:rPr>
                                <w:t>Chief, Science Research Specialist</w:t>
                              </w:r>
                            </w:p>
                          </w:txbxContent>
                        </wps:txbx>
                        <wps:bodyPr rot="0" vert="vert270"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3FCB658" id="_x0000_s1043" type="#_x0000_t202" style="position:absolute;left:0;text-align:left;margin-left:-59.25pt;margin-top:20.2pt;width:39.65pt;height:169.9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" stroked="f">
                  <v:textbox style="layout-flow:vertical;mso-layout-flow-alt:bottom-to-top;mso-fit-shape-to-text:t">
                    <w:txbxContent>
                      <w:p w14:paraId="79723AA8" w14:textId="77777777" w:rsidR="0033085B" w:rsidRPr="00BB65F1" w:rsidRDefault="0033085B" w:rsidP="0033085B">
                        <w:pPr>
                          <w:spacing w:after="0" w:line="240" w:lineRule="auto"/>
                          <w:jc w:val="center"/>
                          <w:rPr>
                            <w:rFonts w:ascii="Arial Narrow" w:hAnsi="Arial Narrow"/>
                            <w:b/>
                          </w:rPr>
                        </w:pPr>
                        <w:r>
                          <w:rPr>
                            <w:rFonts w:ascii="Arial Narrow" w:hAnsi="Arial Narrow"/>
                            <w:b/>
                          </w:rPr>
                          <w:t>JESSAMAYN MARIE O. YAZON, PhD</w:t>
                        </w:r>
                      </w:p>
                      <w:p w14:paraId="2E4146E1" w14:textId="77777777" w:rsidR="0033085B" w:rsidRPr="006255BF" w:rsidRDefault="0033085B" w:rsidP="0033085B">
                        <w:pPr>
                          <w:spacing w:after="0" w:line="240" w:lineRule="auto"/>
                          <w:jc w:val="center"/>
                          <w:rPr>
                            <w:rFonts w:ascii="Arial Narrow" w:hAnsi="Arial Narrow"/>
                          </w:rPr>
                        </w:pPr>
                        <w:r>
                          <w:rPr>
                            <w:rFonts w:ascii="Arial Narrow" w:hAnsi="Arial Narrow"/>
                          </w:rPr>
                          <w:t>Chief, Science Research Specialist</w:t>
                        </w:r>
                      </w:p>
                    </w:txbxContent>
                  </v:textbox>
                  <w10:wrap type="square"/>
                </v:shape>
              </w:pict>
            </mc:Fallback>
          </mc:AlternateContent>
        </w:r>
        <w:r w:rsidR="00D5149A" w:rsidRPr="002A6513" w:rsidDel="00B23BD9">
          <w:rPr>
            <w:rFonts w:ascii="Arial Narrow" w:hAnsi="Arial Narrow"/>
            <w:sz w:val="24"/>
            <w:szCs w:val="24"/>
          </w:rPr>
          <w:delText>D</w:delText>
        </w:r>
        <w:r w:rsidR="006439ED" w:rsidRPr="002A6513" w:rsidDel="00B23BD9">
          <w:rPr>
            <w:rFonts w:ascii="Arial Narrow" w:hAnsi="Arial Narrow"/>
            <w:sz w:val="24"/>
            <w:szCs w:val="24"/>
          </w:rPr>
          <w:delText>esignate a staff member from the Office of the Vice Chancellor for Academics</w:delText>
        </w:r>
        <w:r w:rsidR="00F212D3" w:rsidRPr="002A6513" w:rsidDel="00B23BD9">
          <w:rPr>
            <w:rFonts w:ascii="Arial Narrow" w:hAnsi="Arial Narrow"/>
            <w:sz w:val="24"/>
            <w:szCs w:val="24"/>
          </w:rPr>
          <w:delText xml:space="preserve"> (OVCA)</w:delText>
        </w:r>
        <w:r w:rsidR="006439ED" w:rsidRPr="002A6513" w:rsidDel="00B23BD9">
          <w:rPr>
            <w:rFonts w:ascii="Arial Narrow" w:hAnsi="Arial Narrow"/>
            <w:sz w:val="24"/>
            <w:szCs w:val="24"/>
          </w:rPr>
          <w:delText xml:space="preserve"> – Senior High School Engagement </w:delText>
        </w:r>
        <w:r w:rsidR="00F212D3" w:rsidRPr="002A6513" w:rsidDel="00B23BD9">
          <w:rPr>
            <w:rFonts w:ascii="Arial Narrow" w:hAnsi="Arial Narrow"/>
            <w:sz w:val="24"/>
            <w:szCs w:val="24"/>
          </w:rPr>
          <w:delText xml:space="preserve">(SHSE) </w:delText>
        </w:r>
        <w:r w:rsidR="00D5149A" w:rsidRPr="002A6513" w:rsidDel="00B23BD9">
          <w:rPr>
            <w:rFonts w:ascii="Arial Narrow" w:hAnsi="Arial Narrow"/>
            <w:sz w:val="24"/>
            <w:szCs w:val="24"/>
          </w:rPr>
          <w:delText>Office to serve as over</w:delText>
        </w:r>
        <w:r w:rsidR="006439ED" w:rsidRPr="002A6513" w:rsidDel="00B23BD9">
          <w:rPr>
            <w:rFonts w:ascii="Arial Narrow" w:hAnsi="Arial Narrow"/>
            <w:sz w:val="24"/>
            <w:szCs w:val="24"/>
          </w:rPr>
          <w:delText xml:space="preserve">all </w:delText>
        </w:r>
        <w:r w:rsidR="00D5149A" w:rsidRPr="00812C67" w:rsidDel="00B23BD9">
          <w:rPr>
            <w:rFonts w:ascii="Arial Narrow" w:hAnsi="Arial Narrow"/>
            <w:sz w:val="24"/>
            <w:szCs w:val="24"/>
          </w:rPr>
          <w:delText>immersion</w:delText>
        </w:r>
        <w:r w:rsidR="00D5149A" w:rsidRPr="00B713DA" w:rsidDel="00B23BD9">
          <w:rPr>
            <w:rFonts w:ascii="Arial Narrow" w:hAnsi="Arial Narrow"/>
            <w:sz w:val="24"/>
            <w:szCs w:val="24"/>
          </w:rPr>
          <w:delText xml:space="preserve"> </w:delText>
        </w:r>
        <w:r w:rsidR="006439ED" w:rsidRPr="00B713DA" w:rsidDel="00B23BD9">
          <w:rPr>
            <w:rFonts w:ascii="Arial Narrow" w:hAnsi="Arial Narrow"/>
            <w:sz w:val="24"/>
            <w:szCs w:val="24"/>
          </w:rPr>
          <w:delText>coordinator</w:delText>
        </w:r>
        <w:r w:rsidR="00D5149A" w:rsidRPr="00B713DA" w:rsidDel="00B23BD9">
          <w:rPr>
            <w:rFonts w:ascii="Arial Narrow" w:hAnsi="Arial Narrow"/>
            <w:sz w:val="24"/>
            <w:szCs w:val="24"/>
          </w:rPr>
          <w:delText xml:space="preserve"> from the UNIVERSITY  </w:delText>
        </w:r>
        <w:r w:rsidR="00573A8A" w:rsidRPr="00B713DA" w:rsidDel="00B23BD9">
          <w:rPr>
            <w:rFonts w:ascii="Arial Narrow" w:hAnsi="Arial Narrow"/>
            <w:sz w:val="24"/>
            <w:szCs w:val="24"/>
          </w:rPr>
          <w:delText xml:space="preserve">to liaise with the SCHOOL, and to </w:delText>
        </w:r>
        <w:r w:rsidR="00F212D3" w:rsidRPr="00B713DA" w:rsidDel="00B23BD9">
          <w:rPr>
            <w:rFonts w:ascii="Arial Narrow" w:hAnsi="Arial Narrow"/>
            <w:sz w:val="24"/>
            <w:szCs w:val="24"/>
          </w:rPr>
          <w:delText>work</w:delText>
        </w:r>
        <w:r w:rsidR="00573A8A" w:rsidRPr="00B713DA" w:rsidDel="00B23BD9">
          <w:rPr>
            <w:rFonts w:ascii="Arial Narrow" w:hAnsi="Arial Narrow"/>
            <w:sz w:val="24"/>
            <w:szCs w:val="24"/>
          </w:rPr>
          <w:delText xml:space="preserve"> with </w:delText>
        </w:r>
        <w:r w:rsidR="006439ED" w:rsidRPr="00B713DA" w:rsidDel="00B23BD9">
          <w:rPr>
            <w:rFonts w:ascii="Arial Narrow" w:hAnsi="Arial Narrow"/>
            <w:sz w:val="24"/>
            <w:szCs w:val="24"/>
          </w:rPr>
          <w:delText xml:space="preserve">the </w:delText>
        </w:r>
        <w:r w:rsidR="00F212D3" w:rsidRPr="00B713DA" w:rsidDel="00B23BD9">
          <w:rPr>
            <w:rFonts w:ascii="Arial Narrow" w:hAnsi="Arial Narrow"/>
            <w:sz w:val="24"/>
            <w:szCs w:val="24"/>
          </w:rPr>
          <w:delText>representatives from the Colleges of Science, C</w:delText>
        </w:r>
        <w:r w:rsidR="00573A8A" w:rsidRPr="00B713DA" w:rsidDel="00B23BD9">
          <w:rPr>
            <w:rFonts w:ascii="Arial Narrow" w:hAnsi="Arial Narrow"/>
            <w:sz w:val="24"/>
            <w:szCs w:val="24"/>
          </w:rPr>
          <w:delText>omputer Studies and Engineering</w:delText>
        </w:r>
        <w:r w:rsidR="00F212D3" w:rsidRPr="00B713DA" w:rsidDel="00B23BD9">
          <w:rPr>
            <w:rFonts w:ascii="Arial Narrow" w:hAnsi="Arial Narrow"/>
            <w:sz w:val="24"/>
            <w:szCs w:val="24"/>
          </w:rPr>
          <w:delText xml:space="preserve"> </w:delText>
        </w:r>
        <w:r w:rsidR="00573A8A" w:rsidRPr="00B713DA" w:rsidDel="00B23BD9">
          <w:rPr>
            <w:rFonts w:ascii="Arial Narrow" w:hAnsi="Arial Narrow"/>
            <w:sz w:val="24"/>
            <w:szCs w:val="24"/>
          </w:rPr>
          <w:delText xml:space="preserve"> in supervising the deployment of </w:delText>
        </w:r>
        <w:r w:rsidR="004E2FA4" w:rsidRPr="00B713DA" w:rsidDel="00B23BD9">
          <w:rPr>
            <w:rFonts w:ascii="Arial Narrow" w:hAnsi="Arial Narrow"/>
            <w:sz w:val="24"/>
            <w:szCs w:val="24"/>
          </w:rPr>
          <w:delText>Scholar</w:delText>
        </w:r>
        <w:r w:rsidR="00573A8A" w:rsidRPr="00B713DA" w:rsidDel="00B23BD9">
          <w:rPr>
            <w:rFonts w:ascii="Arial Narrow" w:hAnsi="Arial Narrow"/>
            <w:sz w:val="24"/>
            <w:szCs w:val="24"/>
          </w:rPr>
          <w:delText>s to the UNIVERSITY;</w:delText>
        </w:r>
      </w:del>
    </w:p>
    <w:p w14:paraId="6BB6B043" w14:textId="0F0C31CF" w:rsidR="006439ED" w:rsidRPr="006439ED" w:rsidDel="00B23BD9" w:rsidRDefault="006439ED">
      <w:pPr>
        <w:spacing w:after="0" w:line="240" w:lineRule="auto"/>
        <w:jc w:val="center"/>
        <w:rPr>
          <w:del w:id="247" w:author="User" w:date="2020-01-21T17:15:00Z"/>
          <w:rFonts w:ascii="Arial Narrow" w:hAnsi="Arial Narrow"/>
          <w:sz w:val="24"/>
          <w:szCs w:val="24"/>
        </w:rPr>
        <w:pPrChange w:id="248" w:author="User" w:date="2020-01-21T17:15:00Z">
          <w:pPr>
            <w:spacing w:after="0" w:line="240" w:lineRule="auto"/>
            <w:ind w:left="720" w:right="722"/>
            <w:jc w:val="both"/>
          </w:pPr>
        </w:pPrChange>
      </w:pPr>
      <w:del w:id="249" w:author="User" w:date="2020-01-21T17:15:00Z">
        <w:r w:rsidRPr="006439ED" w:rsidDel="00B23BD9">
          <w:rPr>
            <w:rFonts w:ascii="Arial Narrow" w:hAnsi="Arial Narrow"/>
            <w:sz w:val="24"/>
            <w:szCs w:val="24"/>
          </w:rPr>
          <w:delText xml:space="preserve"> </w:delText>
        </w:r>
      </w:del>
    </w:p>
    <w:p w14:paraId="0782C3B9" w14:textId="741E8BB2" w:rsidR="00BE390E" w:rsidDel="00B23BD9" w:rsidRDefault="00573A8A">
      <w:pPr>
        <w:spacing w:after="0" w:line="240" w:lineRule="auto"/>
        <w:jc w:val="center"/>
        <w:rPr>
          <w:del w:id="250" w:author="User" w:date="2020-01-21T17:15:00Z"/>
          <w:rFonts w:ascii="Arial Narrow" w:hAnsi="Arial Narrow"/>
          <w:sz w:val="24"/>
          <w:szCs w:val="24"/>
        </w:rPr>
        <w:pPrChange w:id="251" w:author="User" w:date="2020-01-21T17:15:00Z">
          <w:pPr>
            <w:pStyle w:val="ListParagraph"/>
            <w:numPr>
              <w:numId w:val="3"/>
            </w:numPr>
            <w:spacing w:after="0" w:line="240" w:lineRule="auto"/>
            <w:ind w:left="1440" w:right="56" w:hanging="720"/>
            <w:jc w:val="both"/>
          </w:pPr>
        </w:pPrChange>
      </w:pPr>
      <w:del w:id="252" w:author="User" w:date="2020-01-21T17:15:00Z">
        <w:r w:rsidDel="00B23BD9">
          <w:rPr>
            <w:rFonts w:ascii="Arial Narrow" w:hAnsi="Arial Narrow"/>
            <w:sz w:val="24"/>
            <w:szCs w:val="24"/>
          </w:rPr>
          <w:delText>P</w:delText>
        </w:r>
        <w:r w:rsidR="006E1F97" w:rsidRPr="00200E94" w:rsidDel="00B23BD9">
          <w:rPr>
            <w:rFonts w:ascii="Arial Narrow" w:hAnsi="Arial Narrow"/>
            <w:sz w:val="24"/>
            <w:szCs w:val="24"/>
          </w:rPr>
          <w:delText xml:space="preserve">rovide </w:delText>
        </w:r>
        <w:r w:rsidR="00200E94" w:rsidRPr="00200E94" w:rsidDel="00B23BD9">
          <w:rPr>
            <w:rFonts w:ascii="Arial Narrow" w:hAnsi="Arial Narrow"/>
            <w:sz w:val="24"/>
            <w:szCs w:val="24"/>
          </w:rPr>
          <w:delText xml:space="preserve">participating </w:delText>
        </w:r>
        <w:r w:rsidR="004E2FA4" w:rsidDel="00B23BD9">
          <w:rPr>
            <w:rFonts w:ascii="Arial Narrow" w:hAnsi="Arial Narrow"/>
            <w:sz w:val="24"/>
            <w:szCs w:val="24"/>
          </w:rPr>
          <w:delText>S</w:delText>
        </w:r>
        <w:r w:rsidR="00200E94" w:rsidRPr="00200E94" w:rsidDel="00B23BD9">
          <w:rPr>
            <w:rFonts w:ascii="Arial Narrow" w:hAnsi="Arial Narrow"/>
            <w:sz w:val="24"/>
            <w:szCs w:val="24"/>
          </w:rPr>
          <w:delText xml:space="preserve">cholars a minimum of eighty (80) hours </w:delText>
        </w:r>
        <w:r w:rsidR="00E56C7A" w:rsidDel="00B23BD9">
          <w:rPr>
            <w:rFonts w:ascii="Arial Narrow" w:hAnsi="Arial Narrow"/>
            <w:sz w:val="24"/>
            <w:szCs w:val="24"/>
          </w:rPr>
          <w:delText>immersion</w:delText>
        </w:r>
        <w:r w:rsidR="00200E94" w:rsidRPr="00200E94" w:rsidDel="00B23BD9">
          <w:rPr>
            <w:rFonts w:ascii="Arial Narrow" w:hAnsi="Arial Narrow"/>
            <w:sz w:val="24"/>
            <w:szCs w:val="24"/>
          </w:rPr>
          <w:delText xml:space="preserve"> spread over </w:delText>
        </w:r>
        <w:r w:rsidR="006E1F97" w:rsidRPr="00BE390E" w:rsidDel="00B23BD9">
          <w:rPr>
            <w:rFonts w:ascii="Arial Narrow" w:hAnsi="Arial Narrow"/>
            <w:sz w:val="24"/>
            <w:szCs w:val="24"/>
          </w:rPr>
          <w:delText>to</w:delText>
        </w:r>
        <w:r w:rsidR="00200E94" w:rsidRPr="00200E94" w:rsidDel="00B23BD9">
          <w:rPr>
            <w:rFonts w:ascii="Arial Narrow" w:hAnsi="Arial Narrow"/>
            <w:sz w:val="24"/>
            <w:szCs w:val="24"/>
          </w:rPr>
          <w:delText xml:space="preserve"> 2</w:delText>
        </w:r>
        <w:r w:rsidR="006E1F97" w:rsidRPr="00BE390E" w:rsidDel="00B23BD9">
          <w:rPr>
            <w:rFonts w:ascii="Arial Narrow" w:hAnsi="Arial Narrow"/>
            <w:sz w:val="24"/>
            <w:szCs w:val="24"/>
          </w:rPr>
          <w:delText xml:space="preserve"> </w:delText>
        </w:r>
        <w:r w:rsidR="00200E94" w:rsidRPr="00200E94" w:rsidDel="00B23BD9">
          <w:rPr>
            <w:rFonts w:ascii="Arial Narrow" w:hAnsi="Arial Narrow"/>
            <w:sz w:val="24"/>
            <w:szCs w:val="24"/>
          </w:rPr>
          <w:delText>to 3</w:delText>
        </w:r>
        <w:r w:rsidR="006E1F97" w:rsidRPr="00200E94" w:rsidDel="00B23BD9">
          <w:rPr>
            <w:rFonts w:ascii="Arial Narrow" w:hAnsi="Arial Narrow"/>
            <w:sz w:val="24"/>
            <w:szCs w:val="24"/>
          </w:rPr>
          <w:delText xml:space="preserve"> weeks</w:delText>
        </w:r>
        <w:r w:rsidR="00200E94" w:rsidDel="00B23BD9">
          <w:rPr>
            <w:rFonts w:ascii="Arial Narrow" w:hAnsi="Arial Narrow"/>
            <w:sz w:val="24"/>
            <w:szCs w:val="24"/>
          </w:rPr>
          <w:delText xml:space="preserve">.  </w:delText>
        </w:r>
        <w:r w:rsidR="00317949" w:rsidRPr="002A6513" w:rsidDel="00B23BD9">
          <w:rPr>
            <w:rFonts w:ascii="Arial Narrow" w:hAnsi="Arial Narrow"/>
            <w:sz w:val="24"/>
            <w:szCs w:val="24"/>
          </w:rPr>
          <w:delText xml:space="preserve">Each </w:delText>
        </w:r>
        <w:r w:rsidR="004E2FA4" w:rsidDel="00B23BD9">
          <w:rPr>
            <w:rFonts w:ascii="Arial Narrow" w:hAnsi="Arial Narrow"/>
            <w:sz w:val="24"/>
            <w:szCs w:val="24"/>
          </w:rPr>
          <w:delText>S</w:delText>
        </w:r>
        <w:r w:rsidR="00317949" w:rsidRPr="002A6513" w:rsidDel="00B23BD9">
          <w:rPr>
            <w:rFonts w:ascii="Arial Narrow" w:hAnsi="Arial Narrow"/>
            <w:sz w:val="24"/>
            <w:szCs w:val="24"/>
          </w:rPr>
          <w:delText xml:space="preserve">cholar should spend no more than eight (8) hours per day at the assigned </w:delText>
        </w:r>
        <w:r w:rsidR="00E56C7A" w:rsidDel="00B23BD9">
          <w:rPr>
            <w:rFonts w:ascii="Arial Narrow" w:hAnsi="Arial Narrow"/>
            <w:sz w:val="24"/>
            <w:szCs w:val="24"/>
          </w:rPr>
          <w:delText>immersion</w:delText>
        </w:r>
        <w:r w:rsidR="00317949" w:rsidRPr="002A6513" w:rsidDel="00B23BD9">
          <w:rPr>
            <w:rFonts w:ascii="Arial Narrow" w:hAnsi="Arial Narrow"/>
            <w:sz w:val="24"/>
            <w:szCs w:val="24"/>
          </w:rPr>
          <w:delText xml:space="preserve"> venue. </w:delText>
        </w:r>
        <w:r w:rsidR="00E56C7A" w:rsidDel="00B23BD9">
          <w:rPr>
            <w:rFonts w:ascii="Arial Narrow" w:hAnsi="Arial Narrow"/>
            <w:sz w:val="24"/>
            <w:szCs w:val="24"/>
          </w:rPr>
          <w:delText xml:space="preserve"> Immersion</w:delText>
        </w:r>
        <w:r w:rsidR="00317949" w:rsidRPr="002A6513" w:rsidDel="00B23BD9">
          <w:rPr>
            <w:rFonts w:ascii="Arial Narrow" w:hAnsi="Arial Narrow"/>
            <w:sz w:val="24"/>
            <w:szCs w:val="24"/>
          </w:rPr>
          <w:delText xml:space="preserve"> schedule should start not earlier than 7am and should end on or before 6pm. </w:delText>
        </w:r>
        <w:r w:rsidR="00200E94" w:rsidRPr="002A6513" w:rsidDel="00B23BD9">
          <w:rPr>
            <w:rFonts w:ascii="Arial Narrow" w:hAnsi="Arial Narrow"/>
            <w:sz w:val="24"/>
            <w:szCs w:val="24"/>
          </w:rPr>
          <w:delText xml:space="preserve">Extension of the </w:delText>
        </w:r>
        <w:r w:rsidR="00E56C7A" w:rsidDel="00B23BD9">
          <w:rPr>
            <w:rFonts w:ascii="Arial Narrow" w:hAnsi="Arial Narrow"/>
            <w:sz w:val="24"/>
            <w:szCs w:val="24"/>
          </w:rPr>
          <w:delText>immersion</w:delText>
        </w:r>
        <w:r w:rsidR="00200E94" w:rsidRPr="002A6513" w:rsidDel="00B23BD9">
          <w:rPr>
            <w:rFonts w:ascii="Arial Narrow" w:hAnsi="Arial Narrow"/>
            <w:sz w:val="24"/>
            <w:szCs w:val="24"/>
          </w:rPr>
          <w:delText xml:space="preserve"> hours, beyond the prescribed 80 hours, shall be subject to mutual agreement by parties, and with prior acquiescence of concerned </w:delText>
        </w:r>
        <w:r w:rsidR="004E2FA4" w:rsidDel="00B23BD9">
          <w:rPr>
            <w:rFonts w:ascii="Arial Narrow" w:hAnsi="Arial Narrow"/>
            <w:sz w:val="24"/>
            <w:szCs w:val="24"/>
          </w:rPr>
          <w:delText>S</w:delText>
        </w:r>
        <w:r w:rsidR="00200E94" w:rsidRPr="002A6513" w:rsidDel="00B23BD9">
          <w:rPr>
            <w:rFonts w:ascii="Arial Narrow" w:hAnsi="Arial Narrow"/>
            <w:sz w:val="24"/>
            <w:szCs w:val="24"/>
          </w:rPr>
          <w:delText>cholar</w:delText>
        </w:r>
        <w:r w:rsidR="00317949" w:rsidRPr="002A6513" w:rsidDel="00B23BD9">
          <w:rPr>
            <w:rFonts w:ascii="Arial Narrow" w:hAnsi="Arial Narrow"/>
            <w:sz w:val="24"/>
            <w:szCs w:val="24"/>
          </w:rPr>
          <w:delText xml:space="preserve"> accompanied by proper parental consent</w:delText>
        </w:r>
        <w:r w:rsidR="00200E94" w:rsidRPr="002A6513" w:rsidDel="00B23BD9">
          <w:rPr>
            <w:rFonts w:ascii="Arial Narrow" w:hAnsi="Arial Narrow"/>
            <w:sz w:val="24"/>
            <w:szCs w:val="24"/>
          </w:rPr>
          <w:delText>,</w:delText>
        </w:r>
        <w:r w:rsidR="00200E94" w:rsidDel="00B23BD9">
          <w:rPr>
            <w:rFonts w:ascii="Arial Narrow" w:hAnsi="Arial Narrow"/>
            <w:sz w:val="24"/>
            <w:szCs w:val="24"/>
          </w:rPr>
          <w:delText xml:space="preserve"> but in no case shall it exceed 120 hours.</w:delText>
        </w:r>
      </w:del>
    </w:p>
    <w:p w14:paraId="685D6144" w14:textId="52E21F5A" w:rsidR="00BE390E" w:rsidDel="00B23BD9" w:rsidRDefault="00BE390E">
      <w:pPr>
        <w:spacing w:after="0" w:line="240" w:lineRule="auto"/>
        <w:jc w:val="center"/>
        <w:rPr>
          <w:del w:id="253" w:author="User" w:date="2020-01-21T17:15:00Z"/>
          <w:rFonts w:ascii="Arial Narrow" w:hAnsi="Arial Narrow"/>
          <w:sz w:val="24"/>
          <w:szCs w:val="24"/>
        </w:rPr>
        <w:pPrChange w:id="254" w:author="User" w:date="2020-01-21T17:15:00Z">
          <w:pPr>
            <w:pStyle w:val="ListParagraph"/>
            <w:spacing w:after="0" w:line="240" w:lineRule="auto"/>
            <w:ind w:left="1440" w:right="722"/>
            <w:jc w:val="both"/>
          </w:pPr>
        </w:pPrChange>
      </w:pPr>
    </w:p>
    <w:p w14:paraId="037223C7" w14:textId="72811385" w:rsidR="009E263F" w:rsidRPr="002A6513" w:rsidDel="00B23BD9" w:rsidRDefault="0033085B">
      <w:pPr>
        <w:spacing w:after="0" w:line="240" w:lineRule="auto"/>
        <w:jc w:val="center"/>
        <w:rPr>
          <w:del w:id="255" w:author="User" w:date="2020-01-21T17:15:00Z"/>
          <w:rFonts w:ascii="Arial Narrow" w:hAnsi="Arial Narrow"/>
          <w:sz w:val="24"/>
          <w:szCs w:val="24"/>
        </w:rPr>
        <w:pPrChange w:id="256" w:author="User" w:date="2020-01-21T17:15:00Z">
          <w:pPr>
            <w:pStyle w:val="ListParagraph"/>
            <w:numPr>
              <w:numId w:val="3"/>
            </w:numPr>
            <w:spacing w:after="0" w:line="240" w:lineRule="auto"/>
            <w:ind w:left="1440" w:right="56" w:hanging="720"/>
            <w:jc w:val="both"/>
          </w:pPr>
        </w:pPrChange>
      </w:pPr>
      <w:del w:id="257" w:author="User" w:date="2020-01-21T17:15:00Z">
        <w:r w:rsidDel="00B23BD9">
          <w:rPr>
            <w:rFonts w:ascii="Arial Narrow" w:hAnsi="Arial Narrow"/>
            <w:noProof/>
            <w:sz w:val="24"/>
            <w:szCs w:val="24"/>
            <w:lang w:eastAsia="en-PH"/>
          </w:rPr>
          <mc:AlternateContent>
            <mc:Choice Requires="wps">
              <w:drawing>
                <wp:anchor distT="0" distB="0" distL="114300" distR="114300" simplePos="0" relativeHeight="251756544" behindDoc="0" locked="0" layoutInCell="1" allowOverlap="1" wp14:anchorId="6814295D" wp14:editId="510FDD57">
                  <wp:simplePos x="0" y="0"/>
                  <wp:positionH relativeFrom="column">
                    <wp:posOffset>-742950</wp:posOffset>
                  </wp:positionH>
                  <wp:positionV relativeFrom="paragraph">
                    <wp:posOffset>62865</wp:posOffset>
                  </wp:positionV>
                  <wp:extent cx="556895" cy="2316268"/>
                  <wp:effectExtent l="0" t="0" r="1905" b="0"/>
                  <wp:wrapNone/>
                  <wp:docPr id="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6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539722" w14:textId="77777777" w:rsidR="00A7399C" w:rsidRPr="00BB65F1" w:rsidRDefault="00A7399C" w:rsidP="00A7399C">
                              <w:pPr>
                                <w:spacing w:after="0" w:line="240" w:lineRule="auto"/>
                                <w:jc w:val="center"/>
                                <w:rPr>
                                  <w:rFonts w:ascii="Arial Narrow" w:hAnsi="Arial Narrow"/>
                                  <w:b/>
                                </w:rPr>
                              </w:pPr>
                              <w:r>
                                <w:rPr>
                                  <w:rFonts w:ascii="Arial Narrow" w:hAnsi="Arial Narrow"/>
                                  <w:b/>
                                </w:rPr>
                                <w:t>ROBERT C. ROLEDA</w:t>
                              </w:r>
                            </w:p>
                            <w:p w14:paraId="19D9D0B7" w14:textId="77777777" w:rsidR="00A7399C" w:rsidRDefault="00A7399C" w:rsidP="00A7399C">
                              <w:pPr>
                                <w:spacing w:after="0" w:line="240" w:lineRule="auto"/>
                                <w:jc w:val="center"/>
                                <w:rPr>
                                  <w:rFonts w:ascii="Arial Narrow" w:hAnsi="Arial Narrow"/>
                                </w:rPr>
                              </w:pPr>
                              <w:r>
                                <w:rPr>
                                  <w:rFonts w:ascii="Arial Narrow" w:hAnsi="Arial Narrow"/>
                                </w:rPr>
                                <w:t>Chancellor, DLSU</w:t>
                              </w:r>
                            </w:p>
                            <w:p w14:paraId="5428BC65" w14:textId="77777777" w:rsidR="00A7399C" w:rsidRDefault="00A7399C" w:rsidP="00A7399C">
                              <w:pPr>
                                <w:spacing w:after="0" w:line="240" w:lineRule="auto"/>
                                <w:jc w:val="center"/>
                                <w:rPr>
                                  <w:rFonts w:ascii="Arial Narrow" w:hAnsi="Arial Narrow"/>
                                </w:rPr>
                              </w:pPr>
                            </w:p>
                            <w:p w14:paraId="39D04635" w14:textId="77777777" w:rsidR="00A7399C" w:rsidRPr="006255BF" w:rsidRDefault="00A7399C" w:rsidP="00A7399C">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4295D" id="_x0000_s1044" type="#_x0000_t202" style="position:absolute;left:0;text-align:left;margin-left:-58.5pt;margin-top:4.95pt;width:43.85pt;height:182.4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" stroked="f">
                  <v:textbox style="layout-flow:vertical;mso-layout-flow-alt:bottom-to-top">
                    <w:txbxContent>
                      <w:p w14:paraId="58539722" w14:textId="77777777" w:rsidR="00A7399C" w:rsidRPr="00BB65F1" w:rsidRDefault="00A7399C" w:rsidP="00A7399C">
                        <w:pPr>
                          <w:spacing w:after="0" w:line="240" w:lineRule="auto"/>
                          <w:jc w:val="center"/>
                          <w:rPr>
                            <w:rFonts w:ascii="Arial Narrow" w:hAnsi="Arial Narrow"/>
                            <w:b/>
                          </w:rPr>
                        </w:pPr>
                        <w:r>
                          <w:rPr>
                            <w:rFonts w:ascii="Arial Narrow" w:hAnsi="Arial Narrow"/>
                            <w:b/>
                          </w:rPr>
                          <w:t>ROBERT C. ROLEDA</w:t>
                        </w:r>
                      </w:p>
                      <w:p w14:paraId="19D9D0B7" w14:textId="77777777" w:rsidR="00A7399C" w:rsidRDefault="00A7399C" w:rsidP="00A7399C">
                        <w:pPr>
                          <w:spacing w:after="0" w:line="240" w:lineRule="auto"/>
                          <w:jc w:val="center"/>
                          <w:rPr>
                            <w:rFonts w:ascii="Arial Narrow" w:hAnsi="Arial Narrow"/>
                          </w:rPr>
                        </w:pPr>
                        <w:r>
                          <w:rPr>
                            <w:rFonts w:ascii="Arial Narrow" w:hAnsi="Arial Narrow"/>
                          </w:rPr>
                          <w:t>Chancellor, DLSU</w:t>
                        </w:r>
                      </w:p>
                      <w:p w14:paraId="5428BC65" w14:textId="77777777" w:rsidR="00A7399C" w:rsidRDefault="00A7399C" w:rsidP="00A7399C">
                        <w:pPr>
                          <w:spacing w:after="0" w:line="240" w:lineRule="auto"/>
                          <w:jc w:val="center"/>
                          <w:rPr>
                            <w:rFonts w:ascii="Arial Narrow" w:hAnsi="Arial Narrow"/>
                          </w:rPr>
                        </w:pPr>
                      </w:p>
                      <w:p w14:paraId="39D04635" w14:textId="77777777" w:rsidR="00A7399C" w:rsidRPr="006255BF" w:rsidRDefault="00A7399C" w:rsidP="00A7399C">
                        <w:pPr>
                          <w:spacing w:after="0" w:line="240" w:lineRule="auto"/>
                          <w:jc w:val="center"/>
                          <w:rPr>
                            <w:rFonts w:ascii="Arial Narrow" w:hAnsi="Arial Narrow"/>
                          </w:rPr>
                        </w:pPr>
                      </w:p>
                    </w:txbxContent>
                  </v:textbox>
                </v:shape>
              </w:pict>
            </mc:Fallback>
          </mc:AlternateContent>
        </w:r>
        <w:r w:rsidR="00EA6788" w:rsidRPr="002A6513" w:rsidDel="00B23BD9">
          <w:rPr>
            <w:rFonts w:ascii="Arial Narrow" w:hAnsi="Arial Narrow"/>
            <w:sz w:val="24"/>
            <w:szCs w:val="24"/>
          </w:rPr>
          <w:delText>Prepare</w:delText>
        </w:r>
        <w:r w:rsidR="009E263F" w:rsidRPr="002A6513" w:rsidDel="00B23BD9">
          <w:rPr>
            <w:rFonts w:ascii="Arial Narrow" w:hAnsi="Arial Narrow"/>
            <w:sz w:val="24"/>
            <w:szCs w:val="24"/>
          </w:rPr>
          <w:delText xml:space="preserve"> a</w:delText>
        </w:r>
        <w:r w:rsidR="00E56C7A" w:rsidDel="00B23BD9">
          <w:rPr>
            <w:rFonts w:ascii="Arial Narrow" w:hAnsi="Arial Narrow"/>
            <w:sz w:val="24"/>
            <w:szCs w:val="24"/>
          </w:rPr>
          <w:delText>n Immersion</w:delText>
        </w:r>
        <w:r w:rsidR="00EA6788" w:rsidRPr="002A6513" w:rsidDel="00B23BD9">
          <w:rPr>
            <w:rFonts w:ascii="Arial Narrow" w:hAnsi="Arial Narrow"/>
            <w:sz w:val="24"/>
            <w:szCs w:val="24"/>
          </w:rPr>
          <w:delText xml:space="preserve"> Plan for the </w:delText>
        </w:r>
        <w:r w:rsidR="004E2FA4" w:rsidDel="00B23BD9">
          <w:rPr>
            <w:rFonts w:ascii="Arial Narrow" w:hAnsi="Arial Narrow"/>
            <w:sz w:val="24"/>
            <w:szCs w:val="24"/>
          </w:rPr>
          <w:delText>participating Scholar</w:delText>
        </w:r>
        <w:r w:rsidR="00EA6788" w:rsidRPr="002A6513" w:rsidDel="00B23BD9">
          <w:rPr>
            <w:rFonts w:ascii="Arial Narrow" w:hAnsi="Arial Narrow"/>
            <w:sz w:val="24"/>
            <w:szCs w:val="24"/>
          </w:rPr>
          <w:delText xml:space="preserve">s </w:delText>
        </w:r>
        <w:r w:rsidR="007D1DF5" w:rsidRPr="002A6513" w:rsidDel="00B23BD9">
          <w:rPr>
            <w:rFonts w:ascii="Arial Narrow" w:hAnsi="Arial Narrow"/>
            <w:sz w:val="24"/>
            <w:szCs w:val="24"/>
          </w:rPr>
          <w:delText>using the prescribed t</w:delText>
        </w:r>
        <w:r w:rsidR="005C0AEE" w:rsidDel="00B23BD9">
          <w:rPr>
            <w:rFonts w:ascii="Arial Narrow" w:hAnsi="Arial Narrow"/>
            <w:sz w:val="24"/>
            <w:szCs w:val="24"/>
          </w:rPr>
          <w:delText xml:space="preserve">emplate </w:delText>
        </w:r>
        <w:r w:rsidR="007D1DF5" w:rsidRPr="002A6513" w:rsidDel="00B23BD9">
          <w:rPr>
            <w:rFonts w:ascii="Arial Narrow" w:hAnsi="Arial Narrow"/>
            <w:sz w:val="24"/>
            <w:szCs w:val="24"/>
          </w:rPr>
          <w:delText xml:space="preserve">and </w:delText>
        </w:r>
        <w:r w:rsidR="00EA6788" w:rsidRPr="002A6513" w:rsidDel="00B23BD9">
          <w:rPr>
            <w:rFonts w:ascii="Arial Narrow" w:hAnsi="Arial Narrow"/>
            <w:sz w:val="24"/>
            <w:szCs w:val="24"/>
          </w:rPr>
          <w:delText>which</w:delText>
        </w:r>
        <w:r w:rsidR="009E263F" w:rsidRPr="002A6513" w:rsidDel="00B23BD9">
          <w:rPr>
            <w:rFonts w:ascii="Arial Narrow" w:hAnsi="Arial Narrow"/>
            <w:sz w:val="24"/>
            <w:szCs w:val="24"/>
          </w:rPr>
          <w:delText xml:space="preserve"> shall stipulate the </w:delText>
        </w:r>
        <w:r w:rsidR="00A75079" w:rsidRPr="002A6513" w:rsidDel="00B23BD9">
          <w:rPr>
            <w:rFonts w:ascii="Arial Narrow" w:hAnsi="Arial Narrow"/>
            <w:sz w:val="24"/>
            <w:szCs w:val="24"/>
          </w:rPr>
          <w:delText xml:space="preserve">work hours, </w:delText>
        </w:r>
        <w:r w:rsidR="009E263F" w:rsidRPr="002A6513" w:rsidDel="00B23BD9">
          <w:rPr>
            <w:rFonts w:ascii="Arial Narrow" w:hAnsi="Arial Narrow"/>
            <w:sz w:val="24"/>
            <w:szCs w:val="24"/>
          </w:rPr>
          <w:delText>tasks and activities</w:delText>
        </w:r>
        <w:r w:rsidR="007D1DF5" w:rsidRPr="002A6513" w:rsidDel="00B23BD9">
          <w:rPr>
            <w:rFonts w:ascii="Arial Narrow" w:hAnsi="Arial Narrow"/>
            <w:sz w:val="24"/>
            <w:szCs w:val="24"/>
          </w:rPr>
          <w:delText>,</w:delText>
        </w:r>
        <w:r w:rsidR="0057669B" w:rsidRPr="002A6513" w:rsidDel="00B23BD9">
          <w:rPr>
            <w:rFonts w:ascii="Arial Narrow" w:hAnsi="Arial Narrow"/>
            <w:sz w:val="24"/>
            <w:szCs w:val="24"/>
          </w:rPr>
          <w:delText xml:space="preserve"> </w:delText>
        </w:r>
        <w:r w:rsidR="007D1DF5" w:rsidRPr="002A6513" w:rsidDel="00B23BD9">
          <w:rPr>
            <w:rFonts w:ascii="Arial Narrow" w:hAnsi="Arial Narrow"/>
            <w:sz w:val="24"/>
            <w:szCs w:val="24"/>
          </w:rPr>
          <w:delText>and</w:delText>
        </w:r>
        <w:r w:rsidR="004F5F18" w:rsidRPr="002A6513" w:rsidDel="00B23BD9">
          <w:rPr>
            <w:rFonts w:ascii="Arial Narrow" w:hAnsi="Arial Narrow"/>
            <w:sz w:val="24"/>
            <w:szCs w:val="24"/>
          </w:rPr>
          <w:delText xml:space="preserve"> designated </w:delText>
        </w:r>
        <w:r w:rsidR="00E56C7A" w:rsidDel="00B23BD9">
          <w:rPr>
            <w:rFonts w:ascii="Arial Narrow" w:hAnsi="Arial Narrow"/>
            <w:sz w:val="24"/>
            <w:szCs w:val="24"/>
          </w:rPr>
          <w:delText>immersion</w:delText>
        </w:r>
        <w:r w:rsidR="004F5F18" w:rsidRPr="002A6513" w:rsidDel="00B23BD9">
          <w:rPr>
            <w:rFonts w:ascii="Arial Narrow" w:hAnsi="Arial Narrow"/>
            <w:sz w:val="24"/>
            <w:szCs w:val="24"/>
          </w:rPr>
          <w:delText xml:space="preserve"> venue</w:delText>
        </w:r>
        <w:r w:rsidR="009E263F" w:rsidRPr="002A6513" w:rsidDel="00B23BD9">
          <w:rPr>
            <w:rFonts w:ascii="Arial Narrow" w:hAnsi="Arial Narrow"/>
            <w:sz w:val="24"/>
            <w:szCs w:val="24"/>
          </w:rPr>
          <w:delText>.</w:delText>
        </w:r>
      </w:del>
    </w:p>
    <w:p w14:paraId="5D3415BB" w14:textId="5CD6BAC5" w:rsidR="009E263F" w:rsidRPr="009E263F" w:rsidDel="00B23BD9" w:rsidRDefault="009E263F">
      <w:pPr>
        <w:spacing w:after="0" w:line="240" w:lineRule="auto"/>
        <w:jc w:val="center"/>
        <w:rPr>
          <w:del w:id="258" w:author="User" w:date="2020-01-21T17:15:00Z"/>
          <w:rFonts w:ascii="Arial Narrow" w:hAnsi="Arial Narrow"/>
          <w:sz w:val="24"/>
          <w:szCs w:val="24"/>
        </w:rPr>
        <w:pPrChange w:id="259" w:author="User" w:date="2020-01-21T17:15:00Z">
          <w:pPr>
            <w:spacing w:after="0" w:line="240" w:lineRule="auto"/>
            <w:ind w:right="722"/>
            <w:jc w:val="both"/>
          </w:pPr>
        </w:pPrChange>
      </w:pPr>
    </w:p>
    <w:p w14:paraId="7B710E9F" w14:textId="0F88CAAC" w:rsidR="00594680" w:rsidRPr="00BE390E" w:rsidDel="00B23BD9" w:rsidRDefault="006F0660">
      <w:pPr>
        <w:spacing w:after="0" w:line="240" w:lineRule="auto"/>
        <w:jc w:val="center"/>
        <w:rPr>
          <w:del w:id="260" w:author="User" w:date="2020-01-21T17:15:00Z"/>
          <w:rFonts w:ascii="Arial Narrow" w:hAnsi="Arial Narrow"/>
          <w:sz w:val="24"/>
          <w:szCs w:val="24"/>
        </w:rPr>
        <w:pPrChange w:id="261" w:author="User" w:date="2020-01-21T17:15:00Z">
          <w:pPr>
            <w:pStyle w:val="ListParagraph"/>
            <w:numPr>
              <w:numId w:val="3"/>
            </w:numPr>
            <w:spacing w:after="0" w:line="240" w:lineRule="auto"/>
            <w:ind w:left="1440" w:right="56" w:hanging="720"/>
            <w:jc w:val="both"/>
          </w:pPr>
        </w:pPrChange>
      </w:pPr>
      <w:del w:id="262" w:author="User" w:date="2020-01-21T17:15:00Z">
        <w:r w:rsidDel="00B23BD9">
          <w:rPr>
            <w:rFonts w:ascii="Arial Narrow" w:hAnsi="Arial Narrow"/>
            <w:sz w:val="24"/>
            <w:szCs w:val="24"/>
          </w:rPr>
          <w:delText>D</w:delText>
        </w:r>
        <w:r w:rsidR="00594680" w:rsidRPr="00BE390E" w:rsidDel="00B23BD9">
          <w:rPr>
            <w:rFonts w:ascii="Arial Narrow" w:hAnsi="Arial Narrow"/>
            <w:sz w:val="24"/>
            <w:szCs w:val="24"/>
          </w:rPr>
          <w:delText>esignate a</w:delText>
        </w:r>
        <w:r w:rsidR="00E56C7A" w:rsidDel="00B23BD9">
          <w:rPr>
            <w:rFonts w:ascii="Arial Narrow" w:hAnsi="Arial Narrow"/>
            <w:sz w:val="24"/>
            <w:szCs w:val="24"/>
          </w:rPr>
          <w:delText>n Immersion</w:delText>
        </w:r>
        <w:r w:rsidR="008877EE" w:rsidRPr="00BE390E" w:rsidDel="00B23BD9">
          <w:rPr>
            <w:rFonts w:ascii="Arial Narrow" w:hAnsi="Arial Narrow"/>
            <w:sz w:val="24"/>
            <w:szCs w:val="24"/>
          </w:rPr>
          <w:delText xml:space="preserve"> trainee</w:delText>
        </w:r>
        <w:r w:rsidR="00594680" w:rsidRPr="00BE390E" w:rsidDel="00B23BD9">
          <w:rPr>
            <w:rFonts w:ascii="Arial Narrow" w:hAnsi="Arial Narrow"/>
            <w:sz w:val="24"/>
            <w:szCs w:val="24"/>
          </w:rPr>
          <w:delText xml:space="preserve"> supervisor who will perform the following functions:</w:delText>
        </w:r>
      </w:del>
    </w:p>
    <w:p w14:paraId="3B4AD150" w14:textId="0DD3D12D" w:rsidR="00EB0196" w:rsidRPr="00566D7E" w:rsidDel="00B23BD9" w:rsidRDefault="00EB0196">
      <w:pPr>
        <w:spacing w:after="0" w:line="240" w:lineRule="auto"/>
        <w:jc w:val="center"/>
        <w:rPr>
          <w:del w:id="263" w:author="User" w:date="2020-01-21T17:15:00Z"/>
          <w:rFonts w:ascii="Arial Narrow" w:hAnsi="Arial Narrow"/>
          <w:sz w:val="24"/>
          <w:szCs w:val="24"/>
        </w:rPr>
        <w:pPrChange w:id="264" w:author="User" w:date="2020-01-21T17:15:00Z">
          <w:pPr>
            <w:pStyle w:val="ListParagraph"/>
            <w:spacing w:after="0" w:line="240" w:lineRule="auto"/>
            <w:ind w:left="2160" w:right="1442"/>
            <w:jc w:val="both"/>
          </w:pPr>
        </w:pPrChange>
      </w:pPr>
    </w:p>
    <w:p w14:paraId="769E633A" w14:textId="3B5D4D2D" w:rsidR="00775F76" w:rsidRPr="002A6513" w:rsidDel="00B23BD9" w:rsidRDefault="00775F76">
      <w:pPr>
        <w:spacing w:after="0" w:line="240" w:lineRule="auto"/>
        <w:jc w:val="center"/>
        <w:rPr>
          <w:del w:id="265" w:author="User" w:date="2020-01-21T17:15:00Z"/>
          <w:rFonts w:ascii="Arial Narrow" w:hAnsi="Arial Narrow"/>
          <w:sz w:val="24"/>
          <w:szCs w:val="24"/>
        </w:rPr>
        <w:pPrChange w:id="266" w:author="User" w:date="2020-01-21T17:15:00Z">
          <w:pPr>
            <w:pStyle w:val="ListParagraph"/>
            <w:numPr>
              <w:ilvl w:val="2"/>
              <w:numId w:val="1"/>
            </w:numPr>
            <w:spacing w:after="0" w:line="240" w:lineRule="auto"/>
            <w:ind w:left="2160" w:right="56" w:hanging="360"/>
            <w:jc w:val="both"/>
          </w:pPr>
        </w:pPrChange>
      </w:pPr>
      <w:del w:id="267" w:author="User" w:date="2020-01-21T17:15:00Z">
        <w:r w:rsidRPr="002A6513" w:rsidDel="00B23BD9">
          <w:rPr>
            <w:rFonts w:ascii="Arial Narrow" w:hAnsi="Arial Narrow"/>
            <w:sz w:val="24"/>
            <w:szCs w:val="24"/>
          </w:rPr>
          <w:delText xml:space="preserve">Orient the </w:delText>
        </w:r>
        <w:r w:rsidR="004E2FA4" w:rsidDel="00B23BD9">
          <w:rPr>
            <w:rFonts w:ascii="Arial Narrow" w:hAnsi="Arial Narrow"/>
            <w:sz w:val="24"/>
            <w:szCs w:val="24"/>
          </w:rPr>
          <w:delText>S</w:delText>
        </w:r>
        <w:r w:rsidR="00812C67" w:rsidDel="00B23BD9">
          <w:rPr>
            <w:rFonts w:ascii="Arial Narrow" w:hAnsi="Arial Narrow"/>
            <w:sz w:val="24"/>
            <w:szCs w:val="24"/>
          </w:rPr>
          <w:delText>cholars regarding S</w:delText>
        </w:r>
        <w:r w:rsidRPr="002A6513" w:rsidDel="00B23BD9">
          <w:rPr>
            <w:rFonts w:ascii="Arial Narrow" w:hAnsi="Arial Narrow"/>
            <w:sz w:val="24"/>
            <w:szCs w:val="24"/>
          </w:rPr>
          <w:delText>IP guidelines and University policies on intellectual property and non-disclosure agreement;</w:delText>
        </w:r>
      </w:del>
    </w:p>
    <w:p w14:paraId="35519012" w14:textId="05669D7B" w:rsidR="00775F76" w:rsidRPr="002A6513" w:rsidDel="00B23BD9" w:rsidRDefault="00775F76">
      <w:pPr>
        <w:spacing w:after="0" w:line="240" w:lineRule="auto"/>
        <w:jc w:val="center"/>
        <w:rPr>
          <w:del w:id="268" w:author="User" w:date="2020-01-21T17:15:00Z"/>
          <w:rFonts w:ascii="Arial Narrow" w:hAnsi="Arial Narrow"/>
          <w:sz w:val="24"/>
          <w:szCs w:val="24"/>
        </w:rPr>
        <w:pPrChange w:id="269" w:author="User" w:date="2020-01-21T17:15:00Z">
          <w:pPr>
            <w:spacing w:after="0" w:line="240" w:lineRule="auto"/>
            <w:ind w:left="1800" w:right="56"/>
            <w:jc w:val="both"/>
          </w:pPr>
        </w:pPrChange>
      </w:pPr>
    </w:p>
    <w:p w14:paraId="5C324485" w14:textId="2B799D4B" w:rsidR="00E614E2" w:rsidRPr="002A6513" w:rsidDel="00B23BD9" w:rsidRDefault="0033085B">
      <w:pPr>
        <w:spacing w:after="0" w:line="240" w:lineRule="auto"/>
        <w:jc w:val="center"/>
        <w:rPr>
          <w:del w:id="270" w:author="User" w:date="2020-01-21T17:15:00Z"/>
          <w:rFonts w:ascii="Arial Narrow" w:hAnsi="Arial Narrow"/>
          <w:sz w:val="24"/>
          <w:szCs w:val="24"/>
        </w:rPr>
        <w:pPrChange w:id="271" w:author="User" w:date="2020-01-21T17:15:00Z">
          <w:pPr>
            <w:pStyle w:val="ListParagraph"/>
            <w:numPr>
              <w:ilvl w:val="2"/>
              <w:numId w:val="1"/>
            </w:numPr>
            <w:spacing w:after="0" w:line="240" w:lineRule="auto"/>
            <w:ind w:left="2160" w:right="56" w:hanging="360"/>
            <w:jc w:val="both"/>
          </w:pPr>
        </w:pPrChange>
      </w:pPr>
      <w:del w:id="272" w:author="User" w:date="2020-01-21T17:15:00Z">
        <w:r w:rsidRPr="00812C67" w:rsidDel="00B23BD9">
          <w:rPr>
            <w:rFonts w:ascii="Arial Narrow" w:hAnsi="Arial Narrow"/>
            <w:noProof/>
            <w:sz w:val="24"/>
            <w:szCs w:val="24"/>
            <w:lang w:eastAsia="en-PH"/>
          </w:rPr>
          <mc:AlternateContent>
            <mc:Choice Requires="wps">
              <w:drawing>
                <wp:anchor distT="0" distB="0" distL="114300" distR="114300" simplePos="0" relativeHeight="251790336" behindDoc="0" locked="0" layoutInCell="1" allowOverlap="1" wp14:anchorId="616872B4" wp14:editId="2BDF960F">
                  <wp:simplePos x="0" y="0"/>
                  <wp:positionH relativeFrom="column">
                    <wp:posOffset>5791200</wp:posOffset>
                  </wp:positionH>
                  <wp:positionV relativeFrom="paragraph">
                    <wp:posOffset>135890</wp:posOffset>
                  </wp:positionV>
                  <wp:extent cx="556895" cy="2316268"/>
                  <wp:effectExtent l="0" t="0" r="0" b="8255"/>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6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2FEBFE" w14:textId="77777777" w:rsidR="0033085B" w:rsidRPr="00BB65F1" w:rsidRDefault="0033085B" w:rsidP="0033085B">
                              <w:pPr>
                                <w:spacing w:after="0" w:line="240" w:lineRule="auto"/>
                                <w:jc w:val="center"/>
                                <w:rPr>
                                  <w:rFonts w:ascii="Arial Narrow" w:hAnsi="Arial Narrow"/>
                                  <w:b/>
                                </w:rPr>
                              </w:pPr>
                              <w:r>
                                <w:rPr>
                                  <w:rFonts w:ascii="Arial Narrow" w:hAnsi="Arial Narrow"/>
                                  <w:b/>
                                </w:rPr>
                                <w:t>GLENN V. ALEA, PhD</w:t>
                              </w:r>
                            </w:p>
                            <w:p w14:paraId="157D3AF4" w14:textId="77777777" w:rsidR="0033085B" w:rsidRDefault="0033085B" w:rsidP="0033085B">
                              <w:pPr>
                                <w:spacing w:after="0" w:line="240" w:lineRule="auto"/>
                                <w:jc w:val="center"/>
                                <w:rPr>
                                  <w:rFonts w:ascii="Arial Narrow" w:hAnsi="Arial Narrow"/>
                                </w:rPr>
                              </w:pPr>
                              <w:r>
                                <w:rPr>
                                  <w:rFonts w:ascii="Arial Narrow" w:hAnsi="Arial Narrow"/>
                                </w:rPr>
                                <w:t>Dean, College of Science</w:t>
                              </w:r>
                            </w:p>
                            <w:p w14:paraId="004B67A7" w14:textId="77777777" w:rsidR="0033085B" w:rsidRDefault="0033085B" w:rsidP="0033085B">
                              <w:pPr>
                                <w:spacing w:after="0" w:line="240" w:lineRule="auto"/>
                                <w:jc w:val="center"/>
                                <w:rPr>
                                  <w:rFonts w:ascii="Arial Narrow" w:hAnsi="Arial Narrow"/>
                                </w:rPr>
                              </w:pPr>
                            </w:p>
                            <w:p w14:paraId="67D4304E" w14:textId="77777777" w:rsidR="0033085B" w:rsidRPr="006255BF" w:rsidRDefault="0033085B" w:rsidP="0033085B">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872B4" id="Text Box 23" o:spid="_x0000_s1045" type="#_x0000_t202" style="position:absolute;left:0;text-align:left;margin-left:456pt;margin-top:10.7pt;width:43.85pt;height:182.4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" stroked="f">
                  <v:textbox style="layout-flow:vertical;mso-layout-flow-alt:bottom-to-top">
                    <w:txbxContent>
                      <w:p w14:paraId="3C2FEBFE" w14:textId="77777777" w:rsidR="0033085B" w:rsidRPr="00BB65F1" w:rsidRDefault="0033085B" w:rsidP="0033085B">
                        <w:pPr>
                          <w:spacing w:after="0" w:line="240" w:lineRule="auto"/>
                          <w:jc w:val="center"/>
                          <w:rPr>
                            <w:rFonts w:ascii="Arial Narrow" w:hAnsi="Arial Narrow"/>
                            <w:b/>
                          </w:rPr>
                        </w:pPr>
                        <w:r>
                          <w:rPr>
                            <w:rFonts w:ascii="Arial Narrow" w:hAnsi="Arial Narrow"/>
                            <w:b/>
                          </w:rPr>
                          <w:t>GLENN V. ALEA, PhD</w:t>
                        </w:r>
                      </w:p>
                      <w:p w14:paraId="157D3AF4" w14:textId="77777777" w:rsidR="0033085B" w:rsidRDefault="0033085B" w:rsidP="0033085B">
                        <w:pPr>
                          <w:spacing w:after="0" w:line="240" w:lineRule="auto"/>
                          <w:jc w:val="center"/>
                          <w:rPr>
                            <w:rFonts w:ascii="Arial Narrow" w:hAnsi="Arial Narrow"/>
                          </w:rPr>
                        </w:pPr>
                        <w:r>
                          <w:rPr>
                            <w:rFonts w:ascii="Arial Narrow" w:hAnsi="Arial Narrow"/>
                          </w:rPr>
                          <w:t>Dean, College of Science</w:t>
                        </w:r>
                      </w:p>
                      <w:p w14:paraId="004B67A7" w14:textId="77777777" w:rsidR="0033085B" w:rsidRDefault="0033085B" w:rsidP="0033085B">
                        <w:pPr>
                          <w:spacing w:after="0" w:line="240" w:lineRule="auto"/>
                          <w:jc w:val="center"/>
                          <w:rPr>
                            <w:rFonts w:ascii="Arial Narrow" w:hAnsi="Arial Narrow"/>
                          </w:rPr>
                        </w:pPr>
                      </w:p>
                      <w:p w14:paraId="67D4304E" w14:textId="77777777" w:rsidR="0033085B" w:rsidRPr="006255BF" w:rsidRDefault="0033085B" w:rsidP="0033085B">
                        <w:pPr>
                          <w:spacing w:after="0" w:line="240" w:lineRule="auto"/>
                          <w:jc w:val="center"/>
                          <w:rPr>
                            <w:rFonts w:ascii="Arial Narrow" w:hAnsi="Arial Narrow"/>
                          </w:rPr>
                        </w:pPr>
                      </w:p>
                    </w:txbxContent>
                  </v:textbox>
                </v:shape>
              </w:pict>
            </mc:Fallback>
          </mc:AlternateContent>
        </w:r>
        <w:r w:rsidRPr="00812C67" w:rsidDel="00B23BD9">
          <w:rPr>
            <w:rFonts w:ascii="Arial Narrow" w:hAnsi="Arial Narrow"/>
            <w:noProof/>
            <w:sz w:val="24"/>
            <w:szCs w:val="24"/>
            <w:lang w:eastAsia="en-PH"/>
          </w:rPr>
          <mc:AlternateContent>
            <mc:Choice Requires="wps">
              <w:drawing>
                <wp:anchor distT="0" distB="0" distL="114300" distR="114300" simplePos="0" relativeHeight="251782144" behindDoc="0" locked="0" layoutInCell="1" allowOverlap="1" wp14:anchorId="3F671D02" wp14:editId="5F0265F9">
                  <wp:simplePos x="0" y="0"/>
                  <wp:positionH relativeFrom="column">
                    <wp:posOffset>-748665</wp:posOffset>
                  </wp:positionH>
                  <wp:positionV relativeFrom="paragraph">
                    <wp:posOffset>660400</wp:posOffset>
                  </wp:positionV>
                  <wp:extent cx="556895" cy="2316268"/>
                  <wp:effectExtent l="0" t="0" r="1905" b="0"/>
                  <wp:wrapNone/>
                  <wp:docPr id="1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6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4014AA" w14:textId="77777777" w:rsidR="0033085B" w:rsidRPr="00BB65F1" w:rsidRDefault="0033085B" w:rsidP="0033085B">
                              <w:pPr>
                                <w:spacing w:after="0" w:line="240" w:lineRule="auto"/>
                                <w:jc w:val="center"/>
                                <w:rPr>
                                  <w:rFonts w:ascii="Arial Narrow" w:hAnsi="Arial Narrow"/>
                                  <w:b/>
                                </w:rPr>
                              </w:pPr>
                              <w:r>
                                <w:rPr>
                                  <w:rFonts w:ascii="Arial Narrow" w:hAnsi="Arial Narrow"/>
                                  <w:b/>
                                </w:rPr>
                                <w:t>RAFAEL A. CABREDO</w:t>
                              </w:r>
                            </w:p>
                            <w:p w14:paraId="3965ACBA" w14:textId="77777777" w:rsidR="0033085B" w:rsidRDefault="0033085B" w:rsidP="0033085B">
                              <w:pPr>
                                <w:spacing w:after="0" w:line="240" w:lineRule="auto"/>
                                <w:jc w:val="center"/>
                                <w:rPr>
                                  <w:rFonts w:ascii="Arial Narrow" w:hAnsi="Arial Narrow"/>
                                </w:rPr>
                              </w:pPr>
                              <w:r>
                                <w:rPr>
                                  <w:rFonts w:ascii="Arial Narrow" w:hAnsi="Arial Narrow"/>
                                </w:rPr>
                                <w:t>Dean CCS, DLSU</w:t>
                              </w:r>
                            </w:p>
                            <w:p w14:paraId="0CA035CA" w14:textId="77777777" w:rsidR="0033085B" w:rsidRDefault="0033085B" w:rsidP="0033085B">
                              <w:pPr>
                                <w:spacing w:after="0" w:line="240" w:lineRule="auto"/>
                                <w:jc w:val="center"/>
                                <w:rPr>
                                  <w:rFonts w:ascii="Arial Narrow" w:hAnsi="Arial Narrow"/>
                                </w:rPr>
                              </w:pPr>
                            </w:p>
                            <w:p w14:paraId="793C2E2B" w14:textId="77777777" w:rsidR="0033085B" w:rsidRPr="006255BF" w:rsidRDefault="0033085B" w:rsidP="0033085B">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671D02" id="_x0000_s1046" type="#_x0000_t202" style="position:absolute;left:0;text-align:left;margin-left:-58.95pt;margin-top:52pt;width:43.85pt;height:182.4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" stroked="f">
                  <v:textbox style="layout-flow:vertical;mso-layout-flow-alt:bottom-to-top">
                    <w:txbxContent>
                      <w:p w14:paraId="544014AA" w14:textId="77777777" w:rsidR="0033085B" w:rsidRPr="00BB65F1" w:rsidRDefault="0033085B" w:rsidP="0033085B">
                        <w:pPr>
                          <w:spacing w:after="0" w:line="240" w:lineRule="auto"/>
                          <w:jc w:val="center"/>
                          <w:rPr>
                            <w:rFonts w:ascii="Arial Narrow" w:hAnsi="Arial Narrow"/>
                            <w:b/>
                          </w:rPr>
                        </w:pPr>
                        <w:r>
                          <w:rPr>
                            <w:rFonts w:ascii="Arial Narrow" w:hAnsi="Arial Narrow"/>
                            <w:b/>
                          </w:rPr>
                          <w:t>RAFAEL A. CABREDO</w:t>
                        </w:r>
                      </w:p>
                      <w:p w14:paraId="3965ACBA" w14:textId="77777777" w:rsidR="0033085B" w:rsidRDefault="0033085B" w:rsidP="0033085B">
                        <w:pPr>
                          <w:spacing w:after="0" w:line="240" w:lineRule="auto"/>
                          <w:jc w:val="center"/>
                          <w:rPr>
                            <w:rFonts w:ascii="Arial Narrow" w:hAnsi="Arial Narrow"/>
                          </w:rPr>
                        </w:pPr>
                        <w:r>
                          <w:rPr>
                            <w:rFonts w:ascii="Arial Narrow" w:hAnsi="Arial Narrow"/>
                          </w:rPr>
                          <w:t>Dean CCS, DLSU</w:t>
                        </w:r>
                      </w:p>
                      <w:p w14:paraId="0CA035CA" w14:textId="77777777" w:rsidR="0033085B" w:rsidRDefault="0033085B" w:rsidP="0033085B">
                        <w:pPr>
                          <w:spacing w:after="0" w:line="240" w:lineRule="auto"/>
                          <w:jc w:val="center"/>
                          <w:rPr>
                            <w:rFonts w:ascii="Arial Narrow" w:hAnsi="Arial Narrow"/>
                          </w:rPr>
                        </w:pPr>
                      </w:p>
                      <w:p w14:paraId="793C2E2B" w14:textId="77777777" w:rsidR="0033085B" w:rsidRPr="006255BF" w:rsidRDefault="0033085B" w:rsidP="0033085B">
                        <w:pPr>
                          <w:spacing w:after="0" w:line="240" w:lineRule="auto"/>
                          <w:jc w:val="center"/>
                          <w:rPr>
                            <w:rFonts w:ascii="Arial Narrow" w:hAnsi="Arial Narrow"/>
                          </w:rPr>
                        </w:pPr>
                      </w:p>
                    </w:txbxContent>
                  </v:textbox>
                </v:shape>
              </w:pict>
            </mc:Fallback>
          </mc:AlternateContent>
        </w:r>
        <w:r w:rsidR="008877EE" w:rsidRPr="002A6513" w:rsidDel="00B23BD9">
          <w:rPr>
            <w:rFonts w:ascii="Arial Narrow" w:hAnsi="Arial Narrow"/>
            <w:sz w:val="24"/>
            <w:szCs w:val="24"/>
          </w:rPr>
          <w:delText>Orient, g</w:delText>
        </w:r>
        <w:r w:rsidR="00594680" w:rsidRPr="002A6513" w:rsidDel="00B23BD9">
          <w:rPr>
            <w:rFonts w:ascii="Arial Narrow" w:hAnsi="Arial Narrow"/>
            <w:sz w:val="24"/>
            <w:szCs w:val="24"/>
          </w:rPr>
          <w:delText xml:space="preserve">uide and assist the </w:delText>
        </w:r>
        <w:r w:rsidR="004E2FA4" w:rsidDel="00B23BD9">
          <w:rPr>
            <w:rFonts w:ascii="Arial Narrow" w:hAnsi="Arial Narrow"/>
            <w:sz w:val="24"/>
            <w:szCs w:val="24"/>
          </w:rPr>
          <w:delText>S</w:delText>
        </w:r>
        <w:r w:rsidR="00594680" w:rsidRPr="002A6513" w:rsidDel="00B23BD9">
          <w:rPr>
            <w:rFonts w:ascii="Arial Narrow" w:hAnsi="Arial Narrow"/>
            <w:sz w:val="24"/>
            <w:szCs w:val="24"/>
          </w:rPr>
          <w:delText xml:space="preserve">cholars in laboratory </w:delText>
        </w:r>
        <w:r w:rsidR="002D3A72" w:rsidRPr="002A6513" w:rsidDel="00B23BD9">
          <w:rPr>
            <w:rFonts w:ascii="Arial Narrow" w:hAnsi="Arial Narrow"/>
            <w:sz w:val="24"/>
            <w:szCs w:val="24"/>
          </w:rPr>
          <w:delText>a</w:delText>
        </w:r>
        <w:r w:rsidR="00E614E2" w:rsidRPr="002A6513" w:rsidDel="00B23BD9">
          <w:rPr>
            <w:rFonts w:ascii="Arial Narrow" w:hAnsi="Arial Narrow"/>
            <w:sz w:val="24"/>
            <w:szCs w:val="24"/>
          </w:rPr>
          <w:delText>ctivities, research work</w:delText>
        </w:r>
        <w:r w:rsidR="00775F76" w:rsidRPr="002A6513" w:rsidDel="00B23BD9">
          <w:rPr>
            <w:rFonts w:ascii="Arial Narrow" w:hAnsi="Arial Narrow"/>
            <w:sz w:val="24"/>
            <w:szCs w:val="24"/>
          </w:rPr>
          <w:delText>,</w:delText>
        </w:r>
        <w:r w:rsidR="00E614E2" w:rsidRPr="002A6513" w:rsidDel="00B23BD9">
          <w:rPr>
            <w:rFonts w:ascii="Arial Narrow" w:hAnsi="Arial Narrow"/>
            <w:sz w:val="24"/>
            <w:szCs w:val="24"/>
          </w:rPr>
          <w:delText xml:space="preserve"> </w:delText>
        </w:r>
        <w:r w:rsidR="00775F76" w:rsidRPr="002A6513" w:rsidDel="00B23BD9">
          <w:rPr>
            <w:rFonts w:ascii="Arial Narrow" w:hAnsi="Arial Narrow"/>
            <w:sz w:val="24"/>
            <w:szCs w:val="24"/>
          </w:rPr>
          <w:delText xml:space="preserve">literature </w:delText>
        </w:r>
        <w:r w:rsidR="00E614E2" w:rsidRPr="002A6513" w:rsidDel="00B23BD9">
          <w:rPr>
            <w:rFonts w:ascii="Arial Narrow" w:hAnsi="Arial Narrow"/>
            <w:sz w:val="24"/>
            <w:szCs w:val="24"/>
          </w:rPr>
          <w:delText>search</w:delText>
        </w:r>
        <w:r w:rsidR="00775F76" w:rsidRPr="002A6513" w:rsidDel="00B23BD9">
          <w:rPr>
            <w:rFonts w:ascii="Arial Narrow" w:hAnsi="Arial Narrow"/>
            <w:sz w:val="24"/>
            <w:szCs w:val="24"/>
          </w:rPr>
          <w:delText xml:space="preserve"> and review, and soft-skills development</w:delText>
        </w:r>
        <w:r w:rsidR="002615BB" w:rsidRPr="002A6513" w:rsidDel="00B23BD9">
          <w:rPr>
            <w:rFonts w:ascii="Arial Narrow" w:hAnsi="Arial Narrow"/>
            <w:sz w:val="24"/>
            <w:szCs w:val="24"/>
          </w:rPr>
          <w:delText>, which may include training on the us</w:delText>
        </w:r>
        <w:r w:rsidR="00BA1FAB" w:rsidRPr="002A6513" w:rsidDel="00B23BD9">
          <w:rPr>
            <w:rFonts w:ascii="Arial Narrow" w:hAnsi="Arial Narrow"/>
            <w:sz w:val="24"/>
            <w:szCs w:val="24"/>
          </w:rPr>
          <w:delText xml:space="preserve">e of the necessary technologies, </w:delText>
        </w:r>
        <w:r w:rsidR="00966D93" w:rsidRPr="002A6513" w:rsidDel="00B23BD9">
          <w:rPr>
            <w:rFonts w:ascii="Arial Narrow" w:hAnsi="Arial Narrow"/>
            <w:sz w:val="24"/>
            <w:szCs w:val="24"/>
          </w:rPr>
          <w:delText>scientific and engineering equipment</w:delText>
        </w:r>
        <w:r w:rsidR="00775F76" w:rsidRPr="002A6513" w:rsidDel="00B23BD9">
          <w:rPr>
            <w:rFonts w:ascii="Arial Narrow" w:hAnsi="Arial Narrow"/>
            <w:sz w:val="24"/>
            <w:szCs w:val="24"/>
          </w:rPr>
          <w:delText>;</w:delText>
        </w:r>
        <w:r w:rsidR="00966D93" w:rsidRPr="002A6513" w:rsidDel="00B23BD9">
          <w:rPr>
            <w:rFonts w:ascii="Arial Narrow" w:hAnsi="Arial Narrow"/>
            <w:sz w:val="24"/>
            <w:szCs w:val="24"/>
          </w:rPr>
          <w:delText xml:space="preserve"> </w:delText>
        </w:r>
        <w:r w:rsidR="002615BB" w:rsidRPr="002A6513" w:rsidDel="00B23BD9">
          <w:rPr>
            <w:rFonts w:ascii="Arial Narrow" w:hAnsi="Arial Narrow"/>
            <w:sz w:val="24"/>
            <w:szCs w:val="24"/>
          </w:rPr>
          <w:delText>research methodologies</w:delText>
        </w:r>
        <w:r w:rsidR="00BA1FAB" w:rsidRPr="002A6513" w:rsidDel="00B23BD9">
          <w:rPr>
            <w:rFonts w:ascii="Arial Narrow" w:hAnsi="Arial Narrow"/>
            <w:sz w:val="24"/>
            <w:szCs w:val="24"/>
          </w:rPr>
          <w:delText>, research ethics practices</w:delText>
        </w:r>
        <w:r w:rsidR="00775F76" w:rsidRPr="002A6513" w:rsidDel="00B23BD9">
          <w:rPr>
            <w:rFonts w:ascii="Arial Narrow" w:hAnsi="Arial Narrow"/>
            <w:sz w:val="24"/>
            <w:szCs w:val="24"/>
          </w:rPr>
          <w:delText>, scientific writing, and presentation skills</w:delText>
        </w:r>
        <w:r w:rsidR="00E614E2" w:rsidRPr="002A6513" w:rsidDel="00B23BD9">
          <w:rPr>
            <w:rFonts w:ascii="Arial Narrow" w:hAnsi="Arial Narrow"/>
            <w:sz w:val="24"/>
            <w:szCs w:val="24"/>
          </w:rPr>
          <w:delText>;</w:delText>
        </w:r>
      </w:del>
    </w:p>
    <w:p w14:paraId="0F7B8680" w14:textId="73941B36" w:rsidR="00E614E2" w:rsidRPr="00566D7E" w:rsidDel="00B23BD9" w:rsidRDefault="00E614E2">
      <w:pPr>
        <w:spacing w:after="0" w:line="240" w:lineRule="auto"/>
        <w:jc w:val="center"/>
        <w:rPr>
          <w:del w:id="273" w:author="User" w:date="2020-01-21T17:15:00Z"/>
          <w:rFonts w:ascii="Arial Narrow" w:hAnsi="Arial Narrow"/>
          <w:sz w:val="24"/>
          <w:szCs w:val="24"/>
        </w:rPr>
        <w:pPrChange w:id="274" w:author="User" w:date="2020-01-21T17:15:00Z">
          <w:pPr>
            <w:pStyle w:val="ListParagraph"/>
            <w:spacing w:after="0" w:line="240" w:lineRule="auto"/>
            <w:ind w:left="2160" w:right="1442"/>
            <w:jc w:val="both"/>
          </w:pPr>
        </w:pPrChange>
      </w:pPr>
    </w:p>
    <w:p w14:paraId="6788BCB0" w14:textId="725B1590" w:rsidR="002615BB" w:rsidRPr="009B4DF4" w:rsidDel="00B23BD9" w:rsidRDefault="002615BB">
      <w:pPr>
        <w:spacing w:after="0" w:line="240" w:lineRule="auto"/>
        <w:jc w:val="center"/>
        <w:rPr>
          <w:del w:id="275" w:author="User" w:date="2020-01-21T17:15:00Z"/>
          <w:rFonts w:ascii="Arial Narrow" w:hAnsi="Arial Narrow"/>
          <w:sz w:val="24"/>
          <w:szCs w:val="24"/>
        </w:rPr>
        <w:pPrChange w:id="276" w:author="User" w:date="2020-01-21T17:15:00Z">
          <w:pPr>
            <w:pStyle w:val="ListParagraph"/>
            <w:numPr>
              <w:ilvl w:val="2"/>
              <w:numId w:val="1"/>
            </w:numPr>
            <w:spacing w:after="0" w:line="240" w:lineRule="auto"/>
            <w:ind w:left="2160" w:right="56" w:hanging="360"/>
            <w:jc w:val="both"/>
          </w:pPr>
        </w:pPrChange>
      </w:pPr>
      <w:del w:id="277" w:author="User" w:date="2020-01-21T17:15:00Z">
        <w:r w:rsidRPr="009B4DF4" w:rsidDel="00B23BD9">
          <w:rPr>
            <w:rFonts w:ascii="Arial Narrow" w:hAnsi="Arial Narrow"/>
            <w:sz w:val="24"/>
            <w:szCs w:val="24"/>
          </w:rPr>
          <w:delText xml:space="preserve">Assign </w:delText>
        </w:r>
        <w:r w:rsidR="004E2FA4" w:rsidDel="00B23BD9">
          <w:rPr>
            <w:rFonts w:ascii="Arial Narrow" w:hAnsi="Arial Narrow"/>
            <w:sz w:val="24"/>
            <w:szCs w:val="24"/>
          </w:rPr>
          <w:delText>S</w:delText>
        </w:r>
        <w:r w:rsidRPr="009B4DF4" w:rsidDel="00B23BD9">
          <w:rPr>
            <w:rFonts w:ascii="Arial Narrow" w:hAnsi="Arial Narrow"/>
            <w:sz w:val="24"/>
            <w:szCs w:val="24"/>
          </w:rPr>
          <w:delText>cholars to different research laboratories and/or projects and monitor their involvement;</w:delText>
        </w:r>
      </w:del>
    </w:p>
    <w:p w14:paraId="4F23644A" w14:textId="2B5724BC" w:rsidR="002615BB" w:rsidRPr="009B4DF4" w:rsidDel="00B23BD9" w:rsidRDefault="002615BB">
      <w:pPr>
        <w:spacing w:after="0" w:line="240" w:lineRule="auto"/>
        <w:jc w:val="center"/>
        <w:rPr>
          <w:del w:id="278" w:author="User" w:date="2020-01-21T17:15:00Z"/>
          <w:rFonts w:ascii="Arial Narrow" w:hAnsi="Arial Narrow"/>
          <w:sz w:val="24"/>
          <w:szCs w:val="24"/>
        </w:rPr>
        <w:pPrChange w:id="279" w:author="User" w:date="2020-01-21T17:15:00Z">
          <w:pPr>
            <w:pStyle w:val="ListParagraph"/>
            <w:spacing w:after="0" w:line="240" w:lineRule="auto"/>
            <w:ind w:left="2160" w:right="1442"/>
            <w:jc w:val="both"/>
          </w:pPr>
        </w:pPrChange>
      </w:pPr>
    </w:p>
    <w:p w14:paraId="10E38A5C" w14:textId="55B566A6" w:rsidR="00594680" w:rsidRPr="00566D7E" w:rsidDel="00B23BD9" w:rsidRDefault="00594680">
      <w:pPr>
        <w:spacing w:after="0" w:line="240" w:lineRule="auto"/>
        <w:jc w:val="center"/>
        <w:rPr>
          <w:del w:id="280" w:author="User" w:date="2020-01-21T17:15:00Z"/>
          <w:rFonts w:ascii="Arial Narrow" w:hAnsi="Arial Narrow"/>
          <w:sz w:val="24"/>
          <w:szCs w:val="24"/>
        </w:rPr>
        <w:pPrChange w:id="281" w:author="User" w:date="2020-01-21T17:15:00Z">
          <w:pPr>
            <w:pStyle w:val="ListParagraph"/>
            <w:numPr>
              <w:ilvl w:val="2"/>
              <w:numId w:val="1"/>
            </w:numPr>
            <w:spacing w:after="0" w:line="240" w:lineRule="auto"/>
            <w:ind w:left="2160" w:right="56" w:hanging="360"/>
            <w:jc w:val="both"/>
          </w:pPr>
        </w:pPrChange>
      </w:pPr>
      <w:del w:id="282" w:author="User" w:date="2020-01-21T17:15:00Z">
        <w:r w:rsidRPr="00566D7E" w:rsidDel="00B23BD9">
          <w:rPr>
            <w:rFonts w:ascii="Arial Narrow" w:hAnsi="Arial Narrow"/>
            <w:sz w:val="24"/>
            <w:szCs w:val="24"/>
          </w:rPr>
          <w:delText xml:space="preserve">Evaluate the participating </w:delText>
        </w:r>
        <w:r w:rsidR="004E2FA4" w:rsidDel="00B23BD9">
          <w:rPr>
            <w:rFonts w:ascii="Arial Narrow" w:hAnsi="Arial Narrow"/>
            <w:sz w:val="24"/>
            <w:szCs w:val="24"/>
          </w:rPr>
          <w:delText>S</w:delText>
        </w:r>
        <w:r w:rsidRPr="00566D7E" w:rsidDel="00B23BD9">
          <w:rPr>
            <w:rFonts w:ascii="Arial Narrow" w:hAnsi="Arial Narrow"/>
            <w:sz w:val="24"/>
            <w:szCs w:val="24"/>
          </w:rPr>
          <w:delText>cholars’ attendance and performance</w:delText>
        </w:r>
        <w:r w:rsidR="008877EE" w:rsidRPr="00566D7E" w:rsidDel="00B23BD9">
          <w:rPr>
            <w:rFonts w:ascii="Arial Narrow" w:hAnsi="Arial Narrow"/>
            <w:sz w:val="24"/>
            <w:szCs w:val="24"/>
          </w:rPr>
          <w:delText xml:space="preserve"> using the Evaluation Form that will be provided by the </w:delText>
        </w:r>
        <w:r w:rsidR="00974070" w:rsidRPr="00566D7E" w:rsidDel="00B23BD9">
          <w:rPr>
            <w:rFonts w:ascii="Arial Narrow" w:hAnsi="Arial Narrow"/>
            <w:sz w:val="24"/>
            <w:szCs w:val="24"/>
          </w:rPr>
          <w:delText>SYSTEM</w:delText>
        </w:r>
        <w:r w:rsidRPr="00566D7E" w:rsidDel="00B23BD9">
          <w:rPr>
            <w:rFonts w:ascii="Arial Narrow" w:hAnsi="Arial Narrow"/>
            <w:sz w:val="24"/>
            <w:szCs w:val="24"/>
          </w:rPr>
          <w:delText>;</w:delText>
        </w:r>
        <w:r w:rsidR="00EB0196" w:rsidRPr="00566D7E" w:rsidDel="00B23BD9">
          <w:rPr>
            <w:rFonts w:ascii="Arial Narrow" w:hAnsi="Arial Narrow"/>
            <w:sz w:val="24"/>
            <w:szCs w:val="24"/>
          </w:rPr>
          <w:delText xml:space="preserve"> and</w:delText>
        </w:r>
      </w:del>
    </w:p>
    <w:p w14:paraId="043FA532" w14:textId="2B2FD170" w:rsidR="00EB0196" w:rsidRPr="00566D7E" w:rsidDel="00B23BD9" w:rsidRDefault="00EB0196">
      <w:pPr>
        <w:spacing w:after="0" w:line="240" w:lineRule="auto"/>
        <w:jc w:val="center"/>
        <w:rPr>
          <w:del w:id="283" w:author="User" w:date="2020-01-21T17:15:00Z"/>
          <w:rFonts w:ascii="Arial Narrow" w:hAnsi="Arial Narrow"/>
          <w:sz w:val="24"/>
          <w:szCs w:val="24"/>
        </w:rPr>
        <w:pPrChange w:id="284" w:author="User" w:date="2020-01-21T17:15:00Z">
          <w:pPr>
            <w:pStyle w:val="ListParagraph"/>
            <w:spacing w:after="0" w:line="240" w:lineRule="auto"/>
            <w:ind w:left="2160" w:right="1442"/>
            <w:jc w:val="both"/>
          </w:pPr>
        </w:pPrChange>
      </w:pPr>
    </w:p>
    <w:p w14:paraId="76DA0365" w14:textId="6F41D3A8" w:rsidR="00F36420" w:rsidDel="00B23BD9" w:rsidRDefault="003A61C9">
      <w:pPr>
        <w:spacing w:after="0" w:line="240" w:lineRule="auto"/>
        <w:jc w:val="center"/>
        <w:rPr>
          <w:del w:id="285" w:author="User" w:date="2020-01-21T17:15:00Z"/>
          <w:rFonts w:ascii="Arial Narrow" w:hAnsi="Arial Narrow"/>
          <w:sz w:val="24"/>
          <w:szCs w:val="24"/>
        </w:rPr>
        <w:pPrChange w:id="286" w:author="User" w:date="2020-01-21T17:15:00Z">
          <w:pPr>
            <w:pStyle w:val="ListParagraph"/>
            <w:numPr>
              <w:ilvl w:val="2"/>
              <w:numId w:val="1"/>
            </w:numPr>
            <w:spacing w:after="0" w:line="240" w:lineRule="auto"/>
            <w:ind w:left="2160" w:right="56" w:hanging="360"/>
            <w:jc w:val="both"/>
          </w:pPr>
        </w:pPrChange>
      </w:pPr>
      <w:del w:id="287" w:author="User" w:date="2020-01-21T17:15:00Z">
        <w:r w:rsidRPr="00566D7E" w:rsidDel="00B23BD9">
          <w:rPr>
            <w:rFonts w:ascii="Arial Narrow" w:hAnsi="Arial Narrow"/>
            <w:sz w:val="24"/>
            <w:szCs w:val="24"/>
          </w:rPr>
          <w:delText xml:space="preserve">Regularly coordinate with the </w:delText>
        </w:r>
        <w:r w:rsidR="00594680" w:rsidRPr="00566D7E" w:rsidDel="00B23BD9">
          <w:rPr>
            <w:rFonts w:ascii="Arial Narrow" w:hAnsi="Arial Narrow"/>
            <w:sz w:val="24"/>
            <w:szCs w:val="24"/>
          </w:rPr>
          <w:delText xml:space="preserve">SIP campus coordinators and/or </w:delText>
        </w:r>
        <w:r w:rsidR="00EB0196" w:rsidRPr="00566D7E" w:rsidDel="00B23BD9">
          <w:rPr>
            <w:rFonts w:ascii="Arial Narrow" w:hAnsi="Arial Narrow"/>
            <w:sz w:val="24"/>
            <w:szCs w:val="24"/>
          </w:rPr>
          <w:delText>chaperones.</w:delText>
        </w:r>
        <w:r w:rsidR="0033085B" w:rsidRPr="0033085B" w:rsidDel="00B23BD9">
          <w:rPr>
            <w:rFonts w:ascii="Arial Narrow" w:hAnsi="Arial Narrow"/>
            <w:noProof/>
            <w:sz w:val="24"/>
            <w:szCs w:val="24"/>
            <w:lang w:eastAsia="en-PH"/>
          </w:rPr>
          <w:delText xml:space="preserve"> </w:delText>
        </w:r>
      </w:del>
    </w:p>
    <w:p w14:paraId="54D8FC9B" w14:textId="4B61B703" w:rsidR="00F36420" w:rsidRPr="004F5F18" w:rsidDel="00B23BD9" w:rsidRDefault="00F36420">
      <w:pPr>
        <w:spacing w:after="0" w:line="240" w:lineRule="auto"/>
        <w:jc w:val="center"/>
        <w:rPr>
          <w:del w:id="288" w:author="User" w:date="2020-01-21T17:15:00Z"/>
          <w:rFonts w:ascii="Arial Narrow" w:hAnsi="Arial Narrow"/>
          <w:sz w:val="24"/>
          <w:szCs w:val="24"/>
        </w:rPr>
        <w:pPrChange w:id="289" w:author="User" w:date="2020-01-21T17:15:00Z">
          <w:pPr>
            <w:spacing w:after="0" w:line="240" w:lineRule="auto"/>
            <w:ind w:right="1442"/>
            <w:jc w:val="both"/>
          </w:pPr>
        </w:pPrChange>
      </w:pPr>
    </w:p>
    <w:p w14:paraId="1E9B50B7" w14:textId="32CB83F5" w:rsidR="00BE390E" w:rsidDel="00B23BD9" w:rsidRDefault="008519F5">
      <w:pPr>
        <w:spacing w:after="0" w:line="240" w:lineRule="auto"/>
        <w:jc w:val="center"/>
        <w:rPr>
          <w:del w:id="290" w:author="User" w:date="2020-01-21T17:15:00Z"/>
          <w:rFonts w:ascii="Arial Narrow" w:hAnsi="Arial Narrow"/>
          <w:sz w:val="24"/>
          <w:szCs w:val="24"/>
        </w:rPr>
        <w:pPrChange w:id="291" w:author="User" w:date="2020-01-21T17:15:00Z">
          <w:pPr>
            <w:pStyle w:val="ListParagraph"/>
            <w:numPr>
              <w:numId w:val="3"/>
            </w:numPr>
            <w:spacing w:after="0" w:line="240" w:lineRule="auto"/>
            <w:ind w:left="1440" w:right="56" w:hanging="720"/>
            <w:jc w:val="both"/>
          </w:pPr>
        </w:pPrChange>
      </w:pPr>
      <w:del w:id="292" w:author="User" w:date="2020-01-21T17:15:00Z">
        <w:r w:rsidDel="00B23BD9">
          <w:rPr>
            <w:rFonts w:ascii="Arial Narrow" w:hAnsi="Arial Narrow"/>
            <w:sz w:val="24"/>
            <w:szCs w:val="24"/>
          </w:rPr>
          <w:delText>E</w:delText>
        </w:r>
        <w:r w:rsidR="00EB0196" w:rsidRPr="00BE390E" w:rsidDel="00B23BD9">
          <w:rPr>
            <w:rFonts w:ascii="Arial Narrow" w:hAnsi="Arial Narrow"/>
            <w:sz w:val="24"/>
            <w:szCs w:val="24"/>
          </w:rPr>
          <w:delText xml:space="preserve">nsure that participating </w:delText>
        </w:r>
        <w:r w:rsidR="004E2FA4" w:rsidDel="00B23BD9">
          <w:rPr>
            <w:rFonts w:ascii="Arial Narrow" w:hAnsi="Arial Narrow"/>
            <w:sz w:val="24"/>
            <w:szCs w:val="24"/>
          </w:rPr>
          <w:delText>S</w:delText>
        </w:r>
        <w:r w:rsidR="00EB0196" w:rsidRPr="00BE390E" w:rsidDel="00B23BD9">
          <w:rPr>
            <w:rFonts w:ascii="Arial Narrow" w:hAnsi="Arial Narrow"/>
            <w:sz w:val="24"/>
            <w:szCs w:val="24"/>
          </w:rPr>
          <w:delText>cholars shall work in an environment conducive to learning and shall not</w:delText>
        </w:r>
        <w:r w:rsidR="006A108A" w:rsidRPr="00BE390E" w:rsidDel="00B23BD9">
          <w:rPr>
            <w:rFonts w:ascii="Arial Narrow" w:hAnsi="Arial Narrow"/>
            <w:sz w:val="24"/>
            <w:szCs w:val="24"/>
          </w:rPr>
          <w:delText>, at any time,</w:delText>
        </w:r>
        <w:r w:rsidR="00EB0196" w:rsidRPr="00BE390E" w:rsidDel="00B23BD9">
          <w:rPr>
            <w:rFonts w:ascii="Arial Narrow" w:hAnsi="Arial Narrow"/>
            <w:sz w:val="24"/>
            <w:szCs w:val="24"/>
          </w:rPr>
          <w:delText xml:space="preserve"> be exposed to any work</w:delText>
        </w:r>
        <w:r w:rsidR="006A108A" w:rsidRPr="00BE390E" w:rsidDel="00B23BD9">
          <w:rPr>
            <w:rFonts w:ascii="Arial Narrow" w:hAnsi="Arial Narrow"/>
            <w:sz w:val="24"/>
            <w:szCs w:val="24"/>
          </w:rPr>
          <w:delText>, project, research</w:delText>
        </w:r>
        <w:r w:rsidR="00EB0196" w:rsidRPr="00BE390E" w:rsidDel="00B23BD9">
          <w:rPr>
            <w:rFonts w:ascii="Arial Narrow" w:hAnsi="Arial Narrow"/>
            <w:sz w:val="24"/>
            <w:szCs w:val="24"/>
          </w:rPr>
          <w:delText xml:space="preserve"> or </w:delText>
        </w:r>
        <w:r w:rsidR="00DF4831" w:rsidRPr="00BE390E" w:rsidDel="00B23BD9">
          <w:rPr>
            <w:rFonts w:ascii="Arial Narrow" w:hAnsi="Arial Narrow"/>
            <w:sz w:val="24"/>
            <w:szCs w:val="24"/>
          </w:rPr>
          <w:delText xml:space="preserve">activity </w:delText>
        </w:r>
        <w:r w:rsidR="00EB0196" w:rsidRPr="00BE390E" w:rsidDel="00B23BD9">
          <w:rPr>
            <w:rFonts w:ascii="Arial Narrow" w:hAnsi="Arial Narrow"/>
            <w:sz w:val="24"/>
            <w:szCs w:val="24"/>
          </w:rPr>
          <w:delText>that may pose a</w:delText>
        </w:r>
        <w:r w:rsidR="006A108A" w:rsidRPr="00BE390E" w:rsidDel="00B23BD9">
          <w:rPr>
            <w:rFonts w:ascii="Arial Narrow" w:hAnsi="Arial Narrow"/>
            <w:sz w:val="24"/>
            <w:szCs w:val="24"/>
          </w:rPr>
          <w:delText>n</w:delText>
        </w:r>
        <w:r w:rsidR="00EB0196" w:rsidRPr="00BE390E" w:rsidDel="00B23BD9">
          <w:rPr>
            <w:rFonts w:ascii="Arial Narrow" w:hAnsi="Arial Narrow"/>
            <w:sz w:val="24"/>
            <w:szCs w:val="24"/>
          </w:rPr>
          <w:delText xml:space="preserve"> </w:delText>
        </w:r>
        <w:r w:rsidR="006A108A" w:rsidRPr="00BE390E" w:rsidDel="00B23BD9">
          <w:rPr>
            <w:rFonts w:ascii="Arial Narrow" w:hAnsi="Arial Narrow"/>
            <w:sz w:val="24"/>
            <w:szCs w:val="24"/>
          </w:rPr>
          <w:delText xml:space="preserve">imminent </w:delText>
        </w:r>
        <w:r w:rsidR="00DF4831" w:rsidRPr="00BE390E" w:rsidDel="00B23BD9">
          <w:rPr>
            <w:rFonts w:ascii="Arial Narrow" w:hAnsi="Arial Narrow"/>
            <w:sz w:val="24"/>
            <w:szCs w:val="24"/>
          </w:rPr>
          <w:delText xml:space="preserve">threat </w:delText>
        </w:r>
        <w:r w:rsidR="00F63317" w:rsidRPr="00BE390E" w:rsidDel="00B23BD9">
          <w:rPr>
            <w:rFonts w:ascii="Arial Narrow" w:hAnsi="Arial Narrow"/>
            <w:sz w:val="24"/>
            <w:szCs w:val="24"/>
          </w:rPr>
          <w:delText xml:space="preserve">or danger </w:delText>
        </w:r>
        <w:r w:rsidR="00EB0196" w:rsidRPr="00BE390E" w:rsidDel="00B23BD9">
          <w:rPr>
            <w:rFonts w:ascii="Arial Narrow" w:hAnsi="Arial Narrow"/>
            <w:sz w:val="24"/>
            <w:szCs w:val="24"/>
          </w:rPr>
          <w:delText xml:space="preserve">to their safety </w:delText>
        </w:r>
        <w:r w:rsidR="006A108A" w:rsidRPr="00BE390E" w:rsidDel="00B23BD9">
          <w:rPr>
            <w:rFonts w:ascii="Arial Narrow" w:hAnsi="Arial Narrow"/>
            <w:sz w:val="24"/>
            <w:szCs w:val="24"/>
          </w:rPr>
          <w:delText xml:space="preserve">or </w:delText>
        </w:r>
        <w:r w:rsidR="00EB0196" w:rsidRPr="00BE390E" w:rsidDel="00B23BD9">
          <w:rPr>
            <w:rFonts w:ascii="Arial Narrow" w:hAnsi="Arial Narrow"/>
            <w:sz w:val="24"/>
            <w:szCs w:val="24"/>
          </w:rPr>
          <w:delText>well-being; and</w:delText>
        </w:r>
      </w:del>
    </w:p>
    <w:p w14:paraId="51632487" w14:textId="34E188B9" w:rsidR="00BE390E" w:rsidDel="00B23BD9" w:rsidRDefault="0033085B">
      <w:pPr>
        <w:spacing w:after="0" w:line="240" w:lineRule="auto"/>
        <w:jc w:val="center"/>
        <w:rPr>
          <w:del w:id="293" w:author="User" w:date="2020-01-21T17:15:00Z"/>
          <w:rFonts w:ascii="Arial Narrow" w:hAnsi="Arial Narrow"/>
          <w:sz w:val="24"/>
          <w:szCs w:val="24"/>
        </w:rPr>
        <w:pPrChange w:id="294" w:author="User" w:date="2020-01-21T17:15:00Z">
          <w:pPr>
            <w:pStyle w:val="ListParagraph"/>
            <w:spacing w:after="0" w:line="240" w:lineRule="auto"/>
            <w:ind w:left="1440" w:right="56"/>
            <w:jc w:val="both"/>
          </w:pPr>
        </w:pPrChange>
      </w:pPr>
      <w:del w:id="295" w:author="User" w:date="2020-01-21T17:15:00Z">
        <w:r w:rsidDel="00B23BD9">
          <w:rPr>
            <w:rFonts w:ascii="Arial Narrow" w:hAnsi="Arial Narrow"/>
            <w:b/>
            <w:noProof/>
            <w:sz w:val="24"/>
            <w:szCs w:val="24"/>
            <w:lang w:eastAsia="en-PH"/>
          </w:rPr>
          <mc:AlternateContent>
            <mc:Choice Requires="wps">
              <w:drawing>
                <wp:anchor distT="0" distB="0" distL="114300" distR="114300" simplePos="0" relativeHeight="251757568" behindDoc="0" locked="0" layoutInCell="1" allowOverlap="1" wp14:anchorId="2186A281" wp14:editId="4932C821">
                  <wp:simplePos x="0" y="0"/>
                  <wp:positionH relativeFrom="column">
                    <wp:posOffset>-720090</wp:posOffset>
                  </wp:positionH>
                  <wp:positionV relativeFrom="paragraph">
                    <wp:posOffset>234315</wp:posOffset>
                  </wp:positionV>
                  <wp:extent cx="503555" cy="2157730"/>
                  <wp:effectExtent l="0" t="0" r="1905" b="0"/>
                  <wp:wrapSquare wrapText="bothSides"/>
                  <wp:docPr id="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55" cy="2157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223F17" w14:textId="77777777" w:rsidR="00A7399C" w:rsidRPr="00BB65F1" w:rsidRDefault="00A7399C" w:rsidP="00A7399C">
                              <w:pPr>
                                <w:spacing w:after="0" w:line="240" w:lineRule="auto"/>
                                <w:jc w:val="center"/>
                                <w:rPr>
                                  <w:rFonts w:ascii="Arial Narrow" w:hAnsi="Arial Narrow"/>
                                  <w:b/>
                                </w:rPr>
                              </w:pPr>
                              <w:r>
                                <w:rPr>
                                  <w:rFonts w:ascii="Arial Narrow" w:hAnsi="Arial Narrow"/>
                                  <w:b/>
                                </w:rPr>
                                <w:t>LILIA T. HABACON</w:t>
                              </w:r>
                            </w:p>
                            <w:p w14:paraId="6ADB150B" w14:textId="77777777" w:rsidR="00A7399C" w:rsidRPr="006255BF" w:rsidRDefault="00A7399C" w:rsidP="00A7399C">
                              <w:pPr>
                                <w:spacing w:after="0" w:line="240" w:lineRule="auto"/>
                                <w:jc w:val="center"/>
                                <w:rPr>
                                  <w:rFonts w:ascii="Arial Narrow" w:hAnsi="Arial Narrow"/>
                                </w:rPr>
                              </w:pPr>
                              <w:r w:rsidRPr="00BB65F1">
                                <w:rPr>
                                  <w:rFonts w:ascii="Arial Narrow" w:hAnsi="Arial Narrow"/>
                                </w:rPr>
                                <w:t>Executive Director, PSHS System</w:t>
                              </w:r>
                            </w:p>
                          </w:txbxContent>
                        </wps:txbx>
                        <wps:bodyPr rot="0" vert="vert270"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186A281" id="_x0000_s1047" type="#_x0000_t202" style="position:absolute;left:0;text-align:left;margin-left:-56.7pt;margin-top:18.45pt;width:39.65pt;height:169.9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" stroked="f">
                  <v:textbox style="layout-flow:vertical;mso-layout-flow-alt:bottom-to-top;mso-fit-shape-to-text:t">
                    <w:txbxContent>
                      <w:p w14:paraId="06223F17" w14:textId="77777777" w:rsidR="00A7399C" w:rsidRPr="00BB65F1" w:rsidRDefault="00A7399C" w:rsidP="00A7399C">
                        <w:pPr>
                          <w:spacing w:after="0" w:line="240" w:lineRule="auto"/>
                          <w:jc w:val="center"/>
                          <w:rPr>
                            <w:rFonts w:ascii="Arial Narrow" w:hAnsi="Arial Narrow"/>
                            <w:b/>
                          </w:rPr>
                        </w:pPr>
                        <w:r>
                          <w:rPr>
                            <w:rFonts w:ascii="Arial Narrow" w:hAnsi="Arial Narrow"/>
                            <w:b/>
                          </w:rPr>
                          <w:t>LILIA T. HABACON</w:t>
                        </w:r>
                      </w:p>
                      <w:p w14:paraId="6ADB150B" w14:textId="77777777" w:rsidR="00A7399C" w:rsidRPr="006255BF" w:rsidRDefault="00A7399C" w:rsidP="00A7399C">
                        <w:pPr>
                          <w:spacing w:after="0" w:line="240" w:lineRule="auto"/>
                          <w:jc w:val="center"/>
                          <w:rPr>
                            <w:rFonts w:ascii="Arial Narrow" w:hAnsi="Arial Narrow"/>
                          </w:rPr>
                        </w:pPr>
                        <w:r w:rsidRPr="00BB65F1">
                          <w:rPr>
                            <w:rFonts w:ascii="Arial Narrow" w:hAnsi="Arial Narrow"/>
                          </w:rPr>
                          <w:t>Executive Director, PSHS System</w:t>
                        </w:r>
                      </w:p>
                    </w:txbxContent>
                  </v:textbox>
                  <w10:wrap type="square"/>
                </v:shape>
              </w:pict>
            </mc:Fallback>
          </mc:AlternateContent>
        </w:r>
      </w:del>
    </w:p>
    <w:p w14:paraId="2CD4EC27" w14:textId="4F925B2E" w:rsidR="00EB0196" w:rsidDel="00B23BD9" w:rsidRDefault="008519F5">
      <w:pPr>
        <w:spacing w:after="0" w:line="240" w:lineRule="auto"/>
        <w:jc w:val="center"/>
        <w:rPr>
          <w:del w:id="296" w:author="User" w:date="2020-01-21T17:15:00Z"/>
          <w:rFonts w:ascii="Arial Narrow" w:hAnsi="Arial Narrow"/>
          <w:sz w:val="24"/>
          <w:szCs w:val="24"/>
        </w:rPr>
        <w:pPrChange w:id="297" w:author="User" w:date="2020-01-21T17:15:00Z">
          <w:pPr>
            <w:pStyle w:val="ListParagraph"/>
            <w:numPr>
              <w:numId w:val="3"/>
            </w:numPr>
            <w:spacing w:after="0" w:line="240" w:lineRule="auto"/>
            <w:ind w:left="1440" w:right="56" w:hanging="720"/>
            <w:jc w:val="both"/>
          </w:pPr>
        </w:pPrChange>
      </w:pPr>
      <w:del w:id="298" w:author="User" w:date="2020-01-21T17:15:00Z">
        <w:r w:rsidDel="00B23BD9">
          <w:rPr>
            <w:rFonts w:ascii="Arial Narrow" w:hAnsi="Arial Narrow"/>
            <w:sz w:val="24"/>
            <w:szCs w:val="24"/>
          </w:rPr>
          <w:delText>I</w:delText>
        </w:r>
        <w:r w:rsidR="00EB0196" w:rsidRPr="00BE390E" w:rsidDel="00B23BD9">
          <w:rPr>
            <w:rFonts w:ascii="Arial Narrow" w:hAnsi="Arial Narrow"/>
            <w:sz w:val="24"/>
            <w:szCs w:val="24"/>
          </w:rPr>
          <w:delText xml:space="preserve">ssue a Certificate of </w:delText>
        </w:r>
        <w:r w:rsidR="00E56C7A" w:rsidDel="00B23BD9">
          <w:rPr>
            <w:rFonts w:ascii="Arial Narrow" w:hAnsi="Arial Narrow"/>
            <w:sz w:val="24"/>
            <w:szCs w:val="24"/>
          </w:rPr>
          <w:delText>Immersion</w:delText>
        </w:r>
        <w:r w:rsidR="00EB0196" w:rsidRPr="00BE390E" w:rsidDel="00B23BD9">
          <w:rPr>
            <w:rFonts w:ascii="Arial Narrow" w:hAnsi="Arial Narrow"/>
            <w:sz w:val="24"/>
            <w:szCs w:val="24"/>
          </w:rPr>
          <w:delText xml:space="preserve"> Training and an Evaluation of Performance after completion by the participating </w:delText>
        </w:r>
        <w:r w:rsidR="004E2FA4" w:rsidDel="00B23BD9">
          <w:rPr>
            <w:rFonts w:ascii="Arial Narrow" w:hAnsi="Arial Narrow"/>
            <w:sz w:val="24"/>
            <w:szCs w:val="24"/>
          </w:rPr>
          <w:delText>S</w:delText>
        </w:r>
        <w:r w:rsidR="00EB0196" w:rsidRPr="00BE390E" w:rsidDel="00B23BD9">
          <w:rPr>
            <w:rFonts w:ascii="Arial Narrow" w:hAnsi="Arial Narrow"/>
            <w:sz w:val="24"/>
            <w:szCs w:val="24"/>
          </w:rPr>
          <w:delText xml:space="preserve">cholars of the required number </w:delText>
        </w:r>
        <w:r w:rsidR="002D3A72" w:rsidRPr="00BE390E" w:rsidDel="00B23BD9">
          <w:rPr>
            <w:rFonts w:ascii="Arial Narrow" w:hAnsi="Arial Narrow"/>
            <w:sz w:val="24"/>
            <w:szCs w:val="24"/>
          </w:rPr>
          <w:delText xml:space="preserve">of </w:delText>
        </w:r>
        <w:r w:rsidR="00EB0196" w:rsidRPr="00BE390E" w:rsidDel="00B23BD9">
          <w:rPr>
            <w:rFonts w:ascii="Arial Narrow" w:hAnsi="Arial Narrow"/>
            <w:sz w:val="24"/>
            <w:szCs w:val="24"/>
          </w:rPr>
          <w:delText>hour</w:delText>
        </w:r>
        <w:r w:rsidR="002D3A72" w:rsidRPr="00BE390E" w:rsidDel="00B23BD9">
          <w:rPr>
            <w:rFonts w:ascii="Arial Narrow" w:hAnsi="Arial Narrow"/>
            <w:sz w:val="24"/>
            <w:szCs w:val="24"/>
          </w:rPr>
          <w:delText>s</w:delText>
        </w:r>
        <w:r w:rsidR="00EB0196" w:rsidRPr="00BE390E" w:rsidDel="00B23BD9">
          <w:rPr>
            <w:rFonts w:ascii="Arial Narrow" w:hAnsi="Arial Narrow"/>
            <w:sz w:val="24"/>
            <w:szCs w:val="24"/>
          </w:rPr>
          <w:delText xml:space="preserve"> of training.</w:delText>
        </w:r>
      </w:del>
    </w:p>
    <w:p w14:paraId="20532CD6" w14:textId="3CC0DC76" w:rsidR="00B679C9" w:rsidDel="00B23BD9" w:rsidRDefault="00B679C9">
      <w:pPr>
        <w:spacing w:after="0" w:line="240" w:lineRule="auto"/>
        <w:jc w:val="center"/>
        <w:rPr>
          <w:del w:id="299" w:author="User" w:date="2020-01-21T17:15:00Z"/>
          <w:rFonts w:ascii="Arial Narrow" w:hAnsi="Arial Narrow"/>
          <w:sz w:val="24"/>
          <w:szCs w:val="24"/>
        </w:rPr>
        <w:pPrChange w:id="300" w:author="User" w:date="2020-01-21T17:15:00Z">
          <w:pPr>
            <w:pStyle w:val="ListParagraph"/>
            <w:spacing w:after="0" w:line="240" w:lineRule="auto"/>
            <w:ind w:left="1440" w:right="56"/>
            <w:jc w:val="both"/>
          </w:pPr>
        </w:pPrChange>
      </w:pPr>
    </w:p>
    <w:p w14:paraId="3FFB49E3" w14:textId="0F1C7A2D" w:rsidR="00B679C9" w:rsidRPr="00B679C9" w:rsidDel="00C8449F" w:rsidRDefault="00B679C9">
      <w:pPr>
        <w:spacing w:after="0" w:line="240" w:lineRule="auto"/>
        <w:jc w:val="center"/>
        <w:rPr>
          <w:del w:id="301" w:author="User" w:date="2019-07-23T16:53:00Z"/>
          <w:rFonts w:ascii="Arial Narrow" w:hAnsi="Arial Narrow"/>
          <w:sz w:val="24"/>
          <w:szCs w:val="24"/>
          <w:highlight w:val="yellow"/>
        </w:rPr>
        <w:pPrChange w:id="302" w:author="User" w:date="2020-01-21T17:15:00Z">
          <w:pPr>
            <w:pStyle w:val="ListParagraph"/>
            <w:numPr>
              <w:numId w:val="3"/>
            </w:numPr>
            <w:ind w:left="1440" w:hanging="720"/>
            <w:jc w:val="both"/>
          </w:pPr>
        </w:pPrChange>
      </w:pPr>
      <w:del w:id="303" w:author="User" w:date="2019-07-23T16:53:00Z">
        <w:r w:rsidRPr="00B679C9" w:rsidDel="00C8449F">
          <w:rPr>
            <w:rFonts w:ascii="Arial Narrow" w:hAnsi="Arial Narrow"/>
            <w:sz w:val="24"/>
            <w:szCs w:val="24"/>
            <w:highlight w:val="yellow"/>
          </w:rPr>
          <w:delText>In compliance to the Data Privacy Act of 2012, personal Information submitted by the student shall only be used for SIP purposes, and shall not be shared/ transferred without prior written consent of the SYSTEM and the data subject. The UNIVERSITY further warrants that measures are in place to prevent the unauthorized use or disclosure of the personal information submitted.</w:delText>
        </w:r>
      </w:del>
    </w:p>
    <w:p w14:paraId="6E85DBEE" w14:textId="4DD67228" w:rsidR="00B679C9" w:rsidRPr="00BE390E" w:rsidDel="00B23BD9" w:rsidRDefault="00B679C9">
      <w:pPr>
        <w:spacing w:after="0" w:line="240" w:lineRule="auto"/>
        <w:jc w:val="center"/>
        <w:rPr>
          <w:del w:id="304" w:author="User" w:date="2020-01-21T17:15:00Z"/>
          <w:rFonts w:ascii="Arial Narrow" w:hAnsi="Arial Narrow"/>
          <w:sz w:val="24"/>
          <w:szCs w:val="24"/>
        </w:rPr>
        <w:pPrChange w:id="305" w:author="User" w:date="2020-01-21T17:15:00Z">
          <w:pPr>
            <w:pStyle w:val="ListParagraph"/>
            <w:spacing w:after="0" w:line="240" w:lineRule="auto"/>
            <w:ind w:left="1440" w:right="56"/>
            <w:jc w:val="both"/>
          </w:pPr>
        </w:pPrChange>
      </w:pPr>
    </w:p>
    <w:p w14:paraId="6F92F626" w14:textId="36E659D3" w:rsidR="0081067E" w:rsidRPr="00566D7E" w:rsidDel="00B23BD9" w:rsidRDefault="0081067E">
      <w:pPr>
        <w:spacing w:after="0" w:line="240" w:lineRule="auto"/>
        <w:jc w:val="center"/>
        <w:rPr>
          <w:del w:id="306" w:author="User" w:date="2020-01-21T17:15:00Z"/>
          <w:rFonts w:ascii="Arial Narrow" w:hAnsi="Arial Narrow"/>
          <w:sz w:val="24"/>
          <w:szCs w:val="24"/>
        </w:rPr>
        <w:pPrChange w:id="307" w:author="User" w:date="2020-01-21T17:15:00Z">
          <w:pPr>
            <w:spacing w:after="0" w:line="240" w:lineRule="auto"/>
            <w:ind w:right="2"/>
            <w:jc w:val="both"/>
          </w:pPr>
        </w:pPrChange>
      </w:pPr>
    </w:p>
    <w:p w14:paraId="2D9C57B5" w14:textId="2397443E" w:rsidR="00D5209C" w:rsidRPr="00566D7E" w:rsidDel="00B23BD9" w:rsidRDefault="00D5209C">
      <w:pPr>
        <w:spacing w:after="0" w:line="240" w:lineRule="auto"/>
        <w:jc w:val="center"/>
        <w:rPr>
          <w:del w:id="308" w:author="User" w:date="2020-01-21T17:15:00Z"/>
          <w:rFonts w:ascii="Arial Narrow" w:hAnsi="Arial Narrow"/>
          <w:sz w:val="24"/>
          <w:szCs w:val="24"/>
        </w:rPr>
        <w:pPrChange w:id="309" w:author="User" w:date="2020-01-21T17:15:00Z">
          <w:pPr>
            <w:pStyle w:val="ListParagraph"/>
            <w:numPr>
              <w:numId w:val="1"/>
            </w:numPr>
            <w:spacing w:after="0" w:line="240" w:lineRule="auto"/>
            <w:ind w:hanging="720"/>
            <w:jc w:val="both"/>
          </w:pPr>
        </w:pPrChange>
      </w:pPr>
      <w:del w:id="310" w:author="User" w:date="2020-01-21T17:15:00Z">
        <w:r w:rsidRPr="00566D7E" w:rsidDel="00B23BD9">
          <w:rPr>
            <w:rFonts w:ascii="Arial Narrow" w:hAnsi="Arial Narrow"/>
            <w:b/>
            <w:sz w:val="24"/>
            <w:szCs w:val="24"/>
          </w:rPr>
          <w:delText xml:space="preserve">LIABILITY </w:delText>
        </w:r>
      </w:del>
    </w:p>
    <w:p w14:paraId="61DD7A5E" w14:textId="7D21CEEB" w:rsidR="002D3A72" w:rsidRPr="00566D7E" w:rsidDel="00B23BD9" w:rsidRDefault="002D3A72">
      <w:pPr>
        <w:spacing w:after="0" w:line="240" w:lineRule="auto"/>
        <w:jc w:val="center"/>
        <w:rPr>
          <w:del w:id="311" w:author="User" w:date="2020-01-21T17:15:00Z"/>
          <w:rFonts w:ascii="Arial Narrow" w:hAnsi="Arial Narrow"/>
          <w:sz w:val="24"/>
          <w:szCs w:val="24"/>
        </w:rPr>
        <w:pPrChange w:id="312" w:author="User" w:date="2020-01-21T17:15:00Z">
          <w:pPr>
            <w:pStyle w:val="ListParagraph"/>
            <w:spacing w:after="0" w:line="240" w:lineRule="auto"/>
            <w:jc w:val="both"/>
          </w:pPr>
        </w:pPrChange>
      </w:pPr>
    </w:p>
    <w:p w14:paraId="08AC4A29" w14:textId="2C7E3463" w:rsidR="00D5209C" w:rsidRPr="00566D7E" w:rsidDel="00B23BD9" w:rsidRDefault="008F23D2">
      <w:pPr>
        <w:spacing w:after="0" w:line="240" w:lineRule="auto"/>
        <w:jc w:val="center"/>
        <w:rPr>
          <w:del w:id="313" w:author="User" w:date="2020-01-21T17:15:00Z"/>
          <w:rFonts w:ascii="Arial Narrow" w:hAnsi="Arial Narrow"/>
          <w:sz w:val="24"/>
          <w:szCs w:val="24"/>
        </w:rPr>
        <w:pPrChange w:id="314" w:author="User" w:date="2020-01-21T17:15:00Z">
          <w:pPr>
            <w:pStyle w:val="ListParagraph"/>
            <w:numPr>
              <w:ilvl w:val="1"/>
              <w:numId w:val="1"/>
            </w:numPr>
            <w:spacing w:after="0" w:line="240" w:lineRule="auto"/>
            <w:ind w:left="1440" w:right="56" w:hanging="720"/>
            <w:jc w:val="both"/>
          </w:pPr>
        </w:pPrChange>
      </w:pPr>
      <w:del w:id="315" w:author="User" w:date="2020-01-21T17:15:00Z">
        <w:r w:rsidDel="00B23BD9">
          <w:rPr>
            <w:rFonts w:ascii="Arial Narrow" w:hAnsi="Arial Narrow"/>
            <w:sz w:val="24"/>
            <w:szCs w:val="24"/>
          </w:rPr>
          <w:delText>T</w:delText>
        </w:r>
        <w:r w:rsidR="00BE428B" w:rsidRPr="00566D7E" w:rsidDel="00B23BD9">
          <w:rPr>
            <w:rFonts w:ascii="Arial Narrow" w:hAnsi="Arial Narrow"/>
            <w:sz w:val="24"/>
            <w:szCs w:val="24"/>
          </w:rPr>
          <w:delText xml:space="preserve">he </w:delText>
        </w:r>
        <w:r w:rsidR="00974070" w:rsidRPr="00566D7E" w:rsidDel="00B23BD9">
          <w:rPr>
            <w:rFonts w:ascii="Arial Narrow" w:hAnsi="Arial Narrow"/>
            <w:sz w:val="24"/>
            <w:szCs w:val="24"/>
          </w:rPr>
          <w:delText>SYSTEM</w:delText>
        </w:r>
        <w:r w:rsidR="00BE428B" w:rsidRPr="00566D7E" w:rsidDel="00B23BD9">
          <w:rPr>
            <w:rFonts w:ascii="Arial Narrow" w:hAnsi="Arial Narrow"/>
            <w:sz w:val="24"/>
            <w:szCs w:val="24"/>
          </w:rPr>
          <w:delText xml:space="preserve"> shall hold free from any liability for any injury or damage to property caused by the negligent or accidental act or omission of the </w:delText>
        </w:r>
        <w:r w:rsidR="00974070" w:rsidRPr="00566D7E" w:rsidDel="00B23BD9">
          <w:rPr>
            <w:rFonts w:ascii="Arial Narrow" w:hAnsi="Arial Narrow"/>
            <w:sz w:val="24"/>
            <w:szCs w:val="24"/>
          </w:rPr>
          <w:delText xml:space="preserve">participating </w:delText>
        </w:r>
        <w:r w:rsidR="004E2FA4" w:rsidDel="00B23BD9">
          <w:rPr>
            <w:rFonts w:ascii="Arial Narrow" w:hAnsi="Arial Narrow"/>
            <w:sz w:val="24"/>
            <w:szCs w:val="24"/>
          </w:rPr>
          <w:delText>S</w:delText>
        </w:r>
        <w:r w:rsidR="00BE428B" w:rsidRPr="00566D7E" w:rsidDel="00B23BD9">
          <w:rPr>
            <w:rFonts w:ascii="Arial Narrow" w:hAnsi="Arial Narrow"/>
            <w:sz w:val="24"/>
            <w:szCs w:val="24"/>
          </w:rPr>
          <w:delText>cholar.</w:delText>
        </w:r>
      </w:del>
    </w:p>
    <w:p w14:paraId="54A5AA7C" w14:textId="00AC8E30" w:rsidR="00BD06FC" w:rsidRPr="00812C67" w:rsidDel="00B23BD9" w:rsidRDefault="00BD06FC">
      <w:pPr>
        <w:spacing w:after="0" w:line="240" w:lineRule="auto"/>
        <w:jc w:val="center"/>
        <w:rPr>
          <w:del w:id="316" w:author="User" w:date="2020-01-21T17:15:00Z"/>
          <w:rFonts w:ascii="Arial Narrow" w:hAnsi="Arial Narrow"/>
          <w:sz w:val="24"/>
          <w:szCs w:val="24"/>
        </w:rPr>
        <w:pPrChange w:id="317" w:author="User" w:date="2020-01-21T17:15:00Z">
          <w:pPr>
            <w:pStyle w:val="ListParagraph"/>
            <w:spacing w:after="0" w:line="240" w:lineRule="auto"/>
            <w:ind w:left="1440" w:right="722"/>
            <w:jc w:val="both"/>
          </w:pPr>
        </w:pPrChange>
      </w:pPr>
    </w:p>
    <w:p w14:paraId="728A3B99" w14:textId="7B2BAF16" w:rsidR="00D5209C" w:rsidRPr="00812C67" w:rsidDel="00B23BD9" w:rsidRDefault="0033085B">
      <w:pPr>
        <w:spacing w:after="0" w:line="240" w:lineRule="auto"/>
        <w:jc w:val="center"/>
        <w:rPr>
          <w:del w:id="318" w:author="User" w:date="2020-01-21T17:15:00Z"/>
          <w:rFonts w:ascii="Arial Narrow" w:hAnsi="Arial Narrow"/>
          <w:sz w:val="24"/>
          <w:szCs w:val="24"/>
        </w:rPr>
        <w:pPrChange w:id="319" w:author="User" w:date="2020-01-21T17:15:00Z">
          <w:pPr>
            <w:pStyle w:val="ListParagraph"/>
            <w:numPr>
              <w:ilvl w:val="1"/>
              <w:numId w:val="1"/>
            </w:numPr>
            <w:spacing w:after="0" w:line="240" w:lineRule="auto"/>
            <w:ind w:left="1440" w:right="56" w:hanging="720"/>
            <w:jc w:val="both"/>
          </w:pPr>
        </w:pPrChange>
      </w:pPr>
      <w:del w:id="320" w:author="User" w:date="2020-01-21T17:15:00Z">
        <w:r w:rsidRPr="00812C67" w:rsidDel="00B23BD9">
          <w:rPr>
            <w:rFonts w:ascii="Arial Narrow" w:hAnsi="Arial Narrow"/>
            <w:noProof/>
            <w:sz w:val="24"/>
            <w:szCs w:val="24"/>
            <w:lang w:eastAsia="en-PH"/>
          </w:rPr>
          <mc:AlternateContent>
            <mc:Choice Requires="wps">
              <w:drawing>
                <wp:anchor distT="0" distB="0" distL="114300" distR="114300" simplePos="0" relativeHeight="251788288" behindDoc="0" locked="0" layoutInCell="1" allowOverlap="1" wp14:anchorId="7028B150" wp14:editId="66FDDEB8">
                  <wp:simplePos x="0" y="0"/>
                  <wp:positionH relativeFrom="column">
                    <wp:posOffset>5791200</wp:posOffset>
                  </wp:positionH>
                  <wp:positionV relativeFrom="paragraph">
                    <wp:posOffset>438150</wp:posOffset>
                  </wp:positionV>
                  <wp:extent cx="556895" cy="2315845"/>
                  <wp:effectExtent l="0" t="0" r="0" b="8255"/>
                  <wp:wrapNone/>
                  <wp:docPr id="2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5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A20A24" w14:textId="77777777" w:rsidR="0033085B" w:rsidRPr="00BB65F1" w:rsidRDefault="0033085B" w:rsidP="0033085B">
                              <w:pPr>
                                <w:spacing w:after="0" w:line="240" w:lineRule="auto"/>
                                <w:jc w:val="center"/>
                                <w:rPr>
                                  <w:rFonts w:ascii="Arial Narrow" w:hAnsi="Arial Narrow"/>
                                  <w:b/>
                                </w:rPr>
                              </w:pPr>
                              <w:r>
                                <w:rPr>
                                  <w:rFonts w:ascii="Arial Narrow" w:hAnsi="Arial Narrow"/>
                                  <w:b/>
                                </w:rPr>
                                <w:t>JONATHAN DUNGCA, PhD</w:t>
                              </w:r>
                            </w:p>
                            <w:p w14:paraId="6B6BDD2B" w14:textId="77777777" w:rsidR="0033085B" w:rsidRDefault="0033085B" w:rsidP="0033085B">
                              <w:pPr>
                                <w:spacing w:after="0" w:line="240" w:lineRule="auto"/>
                                <w:jc w:val="center"/>
                                <w:rPr>
                                  <w:rFonts w:ascii="Arial Narrow" w:hAnsi="Arial Narrow"/>
                                </w:rPr>
                              </w:pPr>
                              <w:r>
                                <w:rPr>
                                  <w:rFonts w:ascii="Arial Narrow" w:hAnsi="Arial Narrow"/>
                                </w:rPr>
                                <w:t>Dean, Gokongwei College of Engineering</w:t>
                              </w:r>
                            </w:p>
                            <w:p w14:paraId="2410AF83" w14:textId="77777777" w:rsidR="0033085B" w:rsidRDefault="0033085B" w:rsidP="0033085B">
                              <w:pPr>
                                <w:spacing w:after="0" w:line="240" w:lineRule="auto"/>
                                <w:jc w:val="center"/>
                                <w:rPr>
                                  <w:rFonts w:ascii="Arial Narrow" w:hAnsi="Arial Narrow"/>
                                </w:rPr>
                              </w:pPr>
                            </w:p>
                            <w:p w14:paraId="2F29F5DB" w14:textId="77777777" w:rsidR="0033085B" w:rsidRPr="006255BF" w:rsidRDefault="0033085B" w:rsidP="0033085B">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28B150" id="_x0000_s1048" type="#_x0000_t202" style="position:absolute;left:0;text-align:left;margin-left:456pt;margin-top:34.5pt;width:43.85pt;height:182.3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" stroked="f">
                  <v:textbox style="layout-flow:vertical;mso-layout-flow-alt:bottom-to-top">
                    <w:txbxContent>
                      <w:p w14:paraId="28A20A24" w14:textId="77777777" w:rsidR="0033085B" w:rsidRPr="00BB65F1" w:rsidRDefault="0033085B" w:rsidP="0033085B">
                        <w:pPr>
                          <w:spacing w:after="0" w:line="240" w:lineRule="auto"/>
                          <w:jc w:val="center"/>
                          <w:rPr>
                            <w:rFonts w:ascii="Arial Narrow" w:hAnsi="Arial Narrow"/>
                            <w:b/>
                          </w:rPr>
                        </w:pPr>
                        <w:r>
                          <w:rPr>
                            <w:rFonts w:ascii="Arial Narrow" w:hAnsi="Arial Narrow"/>
                            <w:b/>
                          </w:rPr>
                          <w:t>JONATHAN DUNGCA, PhD</w:t>
                        </w:r>
                      </w:p>
                      <w:p w14:paraId="6B6BDD2B" w14:textId="77777777" w:rsidR="0033085B" w:rsidRDefault="0033085B" w:rsidP="0033085B">
                        <w:pPr>
                          <w:spacing w:after="0" w:line="240" w:lineRule="auto"/>
                          <w:jc w:val="center"/>
                          <w:rPr>
                            <w:rFonts w:ascii="Arial Narrow" w:hAnsi="Arial Narrow"/>
                          </w:rPr>
                        </w:pPr>
                        <w:r>
                          <w:rPr>
                            <w:rFonts w:ascii="Arial Narrow" w:hAnsi="Arial Narrow"/>
                          </w:rPr>
                          <w:t>Dean, Gokongwei College of Engineering</w:t>
                        </w:r>
                      </w:p>
                      <w:p w14:paraId="2410AF83" w14:textId="77777777" w:rsidR="0033085B" w:rsidRDefault="0033085B" w:rsidP="0033085B">
                        <w:pPr>
                          <w:spacing w:after="0" w:line="240" w:lineRule="auto"/>
                          <w:jc w:val="center"/>
                          <w:rPr>
                            <w:rFonts w:ascii="Arial Narrow" w:hAnsi="Arial Narrow"/>
                          </w:rPr>
                        </w:pPr>
                      </w:p>
                      <w:p w14:paraId="2F29F5DB" w14:textId="77777777" w:rsidR="0033085B" w:rsidRPr="006255BF" w:rsidRDefault="0033085B" w:rsidP="0033085B">
                        <w:pPr>
                          <w:spacing w:after="0" w:line="240" w:lineRule="auto"/>
                          <w:jc w:val="center"/>
                          <w:rPr>
                            <w:rFonts w:ascii="Arial Narrow" w:hAnsi="Arial Narrow"/>
                          </w:rPr>
                        </w:pPr>
                      </w:p>
                    </w:txbxContent>
                  </v:textbox>
                </v:shape>
              </w:pict>
            </mc:Fallback>
          </mc:AlternateContent>
        </w:r>
        <w:r w:rsidR="00FD6728" w:rsidRPr="00812C67" w:rsidDel="00B23BD9">
          <w:rPr>
            <w:rFonts w:ascii="Arial Narrow" w:hAnsi="Arial Narrow"/>
            <w:sz w:val="24"/>
            <w:szCs w:val="24"/>
          </w:rPr>
          <w:delText xml:space="preserve">For the duration of the </w:delText>
        </w:r>
        <w:r w:rsidR="00BD06FC" w:rsidRPr="00812C67" w:rsidDel="00B23BD9">
          <w:rPr>
            <w:rFonts w:ascii="Arial Narrow" w:hAnsi="Arial Narrow"/>
            <w:sz w:val="24"/>
            <w:szCs w:val="24"/>
          </w:rPr>
          <w:delText>S</w:delText>
        </w:r>
        <w:r w:rsidR="00B713DA" w:rsidRPr="00812C67" w:rsidDel="00B23BD9">
          <w:rPr>
            <w:rFonts w:ascii="Arial Narrow" w:hAnsi="Arial Narrow"/>
            <w:sz w:val="24"/>
            <w:szCs w:val="24"/>
          </w:rPr>
          <w:delText>I</w:delText>
        </w:r>
        <w:r w:rsidR="00BD06FC" w:rsidRPr="00812C67" w:rsidDel="00B23BD9">
          <w:rPr>
            <w:rFonts w:ascii="Arial Narrow" w:hAnsi="Arial Narrow"/>
            <w:sz w:val="24"/>
            <w:szCs w:val="24"/>
          </w:rPr>
          <w:delText>P, t</w:delText>
        </w:r>
        <w:r w:rsidR="00D5209C" w:rsidRPr="00812C67" w:rsidDel="00B23BD9">
          <w:rPr>
            <w:rFonts w:ascii="Arial Narrow" w:hAnsi="Arial Narrow"/>
            <w:sz w:val="24"/>
            <w:szCs w:val="24"/>
          </w:rPr>
          <w:delText xml:space="preserve">he </w:delText>
        </w:r>
        <w:r w:rsidR="00974070" w:rsidRPr="00812C67" w:rsidDel="00B23BD9">
          <w:rPr>
            <w:rFonts w:ascii="Arial Narrow" w:hAnsi="Arial Narrow"/>
            <w:sz w:val="24"/>
            <w:szCs w:val="24"/>
          </w:rPr>
          <w:delText>participating</w:delText>
        </w:r>
        <w:r w:rsidR="00D5209C" w:rsidRPr="00812C67" w:rsidDel="00B23BD9">
          <w:rPr>
            <w:rFonts w:ascii="Arial Narrow" w:hAnsi="Arial Narrow"/>
            <w:sz w:val="24"/>
            <w:szCs w:val="24"/>
          </w:rPr>
          <w:delText xml:space="preserve"> </w:delText>
        </w:r>
        <w:r w:rsidR="004E2FA4" w:rsidRPr="00812C67" w:rsidDel="00B23BD9">
          <w:rPr>
            <w:rFonts w:ascii="Arial Narrow" w:hAnsi="Arial Narrow"/>
            <w:sz w:val="24"/>
            <w:szCs w:val="24"/>
          </w:rPr>
          <w:delText>S</w:delText>
        </w:r>
        <w:r w:rsidR="00D5209C" w:rsidRPr="00812C67" w:rsidDel="00B23BD9">
          <w:rPr>
            <w:rFonts w:ascii="Arial Narrow" w:hAnsi="Arial Narrow"/>
            <w:sz w:val="24"/>
            <w:szCs w:val="24"/>
          </w:rPr>
          <w:delText>cholar shall be solely liable for any injury and/or damage to property caused by him/her through his/her negligence or inadvertence.</w:delText>
        </w:r>
      </w:del>
    </w:p>
    <w:p w14:paraId="3C1D53A5" w14:textId="55E8CFD5" w:rsidR="00BD06FC" w:rsidRPr="00566D7E" w:rsidDel="00B23BD9" w:rsidRDefault="00BD06FC">
      <w:pPr>
        <w:spacing w:after="0" w:line="240" w:lineRule="auto"/>
        <w:jc w:val="center"/>
        <w:rPr>
          <w:del w:id="321" w:author="User" w:date="2020-01-21T17:15:00Z"/>
          <w:rFonts w:ascii="Arial Narrow" w:hAnsi="Arial Narrow"/>
          <w:sz w:val="24"/>
          <w:szCs w:val="24"/>
          <w:highlight w:val="yellow"/>
        </w:rPr>
        <w:pPrChange w:id="322" w:author="User" w:date="2020-01-21T17:15:00Z">
          <w:pPr>
            <w:pStyle w:val="ListParagraph"/>
            <w:spacing w:after="0" w:line="240" w:lineRule="auto"/>
            <w:ind w:left="1440" w:right="722"/>
            <w:jc w:val="both"/>
          </w:pPr>
        </w:pPrChange>
      </w:pPr>
    </w:p>
    <w:p w14:paraId="4C1EAC8B" w14:textId="3886F195" w:rsidR="00D5209C" w:rsidRPr="00566D7E" w:rsidDel="00B23BD9" w:rsidRDefault="00D5209C">
      <w:pPr>
        <w:spacing w:after="0" w:line="240" w:lineRule="auto"/>
        <w:jc w:val="center"/>
        <w:rPr>
          <w:del w:id="323" w:author="User" w:date="2020-01-21T17:15:00Z"/>
          <w:rFonts w:ascii="Arial Narrow" w:hAnsi="Arial Narrow"/>
          <w:sz w:val="24"/>
          <w:szCs w:val="24"/>
        </w:rPr>
        <w:pPrChange w:id="324" w:author="User" w:date="2020-01-21T17:15:00Z">
          <w:pPr>
            <w:pStyle w:val="ListParagraph"/>
            <w:numPr>
              <w:ilvl w:val="1"/>
              <w:numId w:val="1"/>
            </w:numPr>
            <w:spacing w:after="0" w:line="240" w:lineRule="auto"/>
            <w:ind w:left="1440" w:right="56" w:hanging="720"/>
            <w:jc w:val="both"/>
          </w:pPr>
        </w:pPrChange>
      </w:pPr>
      <w:del w:id="325" w:author="User" w:date="2020-01-21T17:15:00Z">
        <w:r w:rsidRPr="00566D7E" w:rsidDel="00B23BD9">
          <w:rPr>
            <w:rFonts w:ascii="Arial Narrow" w:hAnsi="Arial Narrow"/>
            <w:sz w:val="24"/>
            <w:szCs w:val="24"/>
          </w:rPr>
          <w:delText xml:space="preserve">The </w:delText>
        </w:r>
        <w:r w:rsidR="00974070" w:rsidRPr="00566D7E" w:rsidDel="00B23BD9">
          <w:rPr>
            <w:rFonts w:ascii="Arial Narrow" w:hAnsi="Arial Narrow"/>
            <w:sz w:val="24"/>
            <w:szCs w:val="24"/>
          </w:rPr>
          <w:delText>SYSTEM</w:delText>
        </w:r>
        <w:r w:rsidRPr="00566D7E" w:rsidDel="00B23BD9">
          <w:rPr>
            <w:rFonts w:ascii="Arial Narrow" w:hAnsi="Arial Narrow"/>
            <w:sz w:val="24"/>
            <w:szCs w:val="24"/>
          </w:rPr>
          <w:delText xml:space="preserve"> shall be responsible in ensuring that the participating </w:delText>
        </w:r>
        <w:r w:rsidR="004E2FA4" w:rsidDel="00B23BD9">
          <w:rPr>
            <w:rFonts w:ascii="Arial Narrow" w:hAnsi="Arial Narrow"/>
            <w:sz w:val="24"/>
            <w:szCs w:val="24"/>
          </w:rPr>
          <w:delText>S</w:delText>
        </w:r>
        <w:r w:rsidRPr="00566D7E" w:rsidDel="00B23BD9">
          <w:rPr>
            <w:rFonts w:ascii="Arial Narrow" w:hAnsi="Arial Narrow"/>
            <w:sz w:val="24"/>
            <w:szCs w:val="24"/>
          </w:rPr>
          <w:delText>cholar will replace or cause the repair of the property damaged by him/her caused by his negligence or inadvertence.</w:delText>
        </w:r>
      </w:del>
    </w:p>
    <w:p w14:paraId="4FCE34E6" w14:textId="7DB60E39" w:rsidR="00D5209C" w:rsidDel="00B23BD9" w:rsidRDefault="0033085B">
      <w:pPr>
        <w:spacing w:after="0" w:line="240" w:lineRule="auto"/>
        <w:jc w:val="center"/>
        <w:rPr>
          <w:del w:id="326" w:author="User" w:date="2020-01-21T17:15:00Z"/>
          <w:rFonts w:ascii="Arial Narrow" w:hAnsi="Arial Narrow"/>
          <w:sz w:val="24"/>
          <w:szCs w:val="24"/>
          <w:highlight w:val="yellow"/>
        </w:rPr>
        <w:pPrChange w:id="327" w:author="User" w:date="2020-01-21T17:15:00Z">
          <w:pPr>
            <w:pStyle w:val="ListParagraph"/>
            <w:spacing w:after="0" w:line="240" w:lineRule="auto"/>
            <w:ind w:left="1440" w:right="722"/>
            <w:jc w:val="both"/>
          </w:pPr>
        </w:pPrChange>
      </w:pPr>
      <w:del w:id="328" w:author="User" w:date="2020-01-21T17:15:00Z">
        <w:r w:rsidDel="00B23BD9">
          <w:rPr>
            <w:rFonts w:ascii="Arial Narrow" w:hAnsi="Arial Narrow"/>
            <w:b/>
            <w:noProof/>
            <w:sz w:val="24"/>
            <w:szCs w:val="24"/>
            <w:lang w:eastAsia="en-PH"/>
          </w:rPr>
          <mc:AlternateContent>
            <mc:Choice Requires="wps">
              <w:drawing>
                <wp:anchor distT="0" distB="0" distL="114300" distR="114300" simplePos="0" relativeHeight="251780096" behindDoc="0" locked="0" layoutInCell="1" allowOverlap="1" wp14:anchorId="56C966EC" wp14:editId="67080742">
                  <wp:simplePos x="0" y="0"/>
                  <wp:positionH relativeFrom="column">
                    <wp:posOffset>-695960</wp:posOffset>
                  </wp:positionH>
                  <wp:positionV relativeFrom="paragraph">
                    <wp:posOffset>26670</wp:posOffset>
                  </wp:positionV>
                  <wp:extent cx="503555" cy="2157730"/>
                  <wp:effectExtent l="0" t="0" r="1905" b="0"/>
                  <wp:wrapSquare wrapText="bothSides"/>
                  <wp:docPr id="1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55" cy="2157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C4E36F" w14:textId="77777777" w:rsidR="0033085B" w:rsidRPr="00BB65F1" w:rsidRDefault="0033085B" w:rsidP="0033085B">
                              <w:pPr>
                                <w:spacing w:after="0" w:line="240" w:lineRule="auto"/>
                                <w:jc w:val="center"/>
                                <w:rPr>
                                  <w:rFonts w:ascii="Arial Narrow" w:hAnsi="Arial Narrow"/>
                                  <w:b/>
                                </w:rPr>
                              </w:pPr>
                              <w:r>
                                <w:rPr>
                                  <w:rFonts w:ascii="Arial Narrow" w:hAnsi="Arial Narrow"/>
                                  <w:b/>
                                </w:rPr>
                                <w:t>JESSAMAYN MARIE O. YAZON, PhD</w:t>
                              </w:r>
                            </w:p>
                            <w:p w14:paraId="5B55E5AD" w14:textId="77777777" w:rsidR="0033085B" w:rsidRPr="006255BF" w:rsidRDefault="0033085B" w:rsidP="0033085B">
                              <w:pPr>
                                <w:spacing w:after="0" w:line="240" w:lineRule="auto"/>
                                <w:jc w:val="center"/>
                                <w:rPr>
                                  <w:rFonts w:ascii="Arial Narrow" w:hAnsi="Arial Narrow"/>
                                </w:rPr>
                              </w:pPr>
                              <w:r>
                                <w:rPr>
                                  <w:rFonts w:ascii="Arial Narrow" w:hAnsi="Arial Narrow"/>
                                </w:rPr>
                                <w:t>Chief, Science Research Specialist</w:t>
                              </w:r>
                            </w:p>
                          </w:txbxContent>
                        </wps:txbx>
                        <wps:bodyPr rot="0" vert="vert270"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6C966EC" id="_x0000_s1049" type="#_x0000_t202" style="position:absolute;left:0;text-align:left;margin-left:-54.8pt;margin-top:2.1pt;width:39.65pt;height:169.9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" stroked="f">
                  <v:textbox style="layout-flow:vertical;mso-layout-flow-alt:bottom-to-top;mso-fit-shape-to-text:t">
                    <w:txbxContent>
                      <w:p w14:paraId="4BC4E36F" w14:textId="77777777" w:rsidR="0033085B" w:rsidRPr="00BB65F1" w:rsidRDefault="0033085B" w:rsidP="0033085B">
                        <w:pPr>
                          <w:spacing w:after="0" w:line="240" w:lineRule="auto"/>
                          <w:jc w:val="center"/>
                          <w:rPr>
                            <w:rFonts w:ascii="Arial Narrow" w:hAnsi="Arial Narrow"/>
                            <w:b/>
                          </w:rPr>
                        </w:pPr>
                        <w:r>
                          <w:rPr>
                            <w:rFonts w:ascii="Arial Narrow" w:hAnsi="Arial Narrow"/>
                            <w:b/>
                          </w:rPr>
                          <w:t>JESSAMAYN MARIE O. YAZON, PhD</w:t>
                        </w:r>
                      </w:p>
                      <w:p w14:paraId="5B55E5AD" w14:textId="77777777" w:rsidR="0033085B" w:rsidRPr="006255BF" w:rsidRDefault="0033085B" w:rsidP="0033085B">
                        <w:pPr>
                          <w:spacing w:after="0" w:line="240" w:lineRule="auto"/>
                          <w:jc w:val="center"/>
                          <w:rPr>
                            <w:rFonts w:ascii="Arial Narrow" w:hAnsi="Arial Narrow"/>
                          </w:rPr>
                        </w:pPr>
                        <w:r>
                          <w:rPr>
                            <w:rFonts w:ascii="Arial Narrow" w:hAnsi="Arial Narrow"/>
                          </w:rPr>
                          <w:t>Chief, Science Research Specialist</w:t>
                        </w:r>
                      </w:p>
                    </w:txbxContent>
                  </v:textbox>
                  <w10:wrap type="square"/>
                </v:shape>
              </w:pict>
            </mc:Fallback>
          </mc:AlternateContent>
        </w:r>
      </w:del>
    </w:p>
    <w:p w14:paraId="0B42639E" w14:textId="491B2ECA" w:rsidR="0075429B" w:rsidRPr="008F23D2" w:rsidDel="00B23BD9" w:rsidRDefault="0075429B">
      <w:pPr>
        <w:spacing w:after="0" w:line="240" w:lineRule="auto"/>
        <w:jc w:val="center"/>
        <w:rPr>
          <w:del w:id="329" w:author="User" w:date="2020-01-21T17:15:00Z"/>
          <w:rFonts w:ascii="Arial Narrow" w:hAnsi="Arial Narrow"/>
          <w:sz w:val="24"/>
          <w:szCs w:val="24"/>
          <w:highlight w:val="yellow"/>
        </w:rPr>
        <w:pPrChange w:id="330" w:author="User" w:date="2020-01-21T17:15:00Z">
          <w:pPr>
            <w:spacing w:after="0" w:line="240" w:lineRule="auto"/>
            <w:ind w:right="722"/>
            <w:jc w:val="both"/>
          </w:pPr>
        </w:pPrChange>
      </w:pPr>
    </w:p>
    <w:p w14:paraId="34D044AE" w14:textId="2902E4C1" w:rsidR="00D5209C" w:rsidRPr="00566D7E" w:rsidDel="00B23BD9" w:rsidRDefault="00BE428B">
      <w:pPr>
        <w:spacing w:after="0" w:line="240" w:lineRule="auto"/>
        <w:jc w:val="center"/>
        <w:rPr>
          <w:del w:id="331" w:author="User" w:date="2020-01-21T17:15:00Z"/>
          <w:rFonts w:ascii="Arial Narrow" w:hAnsi="Arial Narrow"/>
          <w:sz w:val="24"/>
          <w:szCs w:val="24"/>
        </w:rPr>
        <w:pPrChange w:id="332" w:author="User" w:date="2020-01-21T17:15:00Z">
          <w:pPr>
            <w:pStyle w:val="ListParagraph"/>
            <w:numPr>
              <w:numId w:val="1"/>
            </w:numPr>
            <w:spacing w:after="0" w:line="240" w:lineRule="auto"/>
            <w:ind w:hanging="720"/>
            <w:jc w:val="both"/>
          </w:pPr>
        </w:pPrChange>
      </w:pPr>
      <w:del w:id="333" w:author="User" w:date="2020-01-21T17:15:00Z">
        <w:r w:rsidRPr="00566D7E" w:rsidDel="00B23BD9">
          <w:rPr>
            <w:rFonts w:ascii="Arial Narrow" w:hAnsi="Arial Narrow"/>
            <w:b/>
            <w:sz w:val="24"/>
            <w:szCs w:val="24"/>
          </w:rPr>
          <w:delText>INFORMATION SHARING AND OWNERSHIP AND USE OF INTELLECTUAL PROPERTY RIGHTS</w:delText>
        </w:r>
      </w:del>
    </w:p>
    <w:p w14:paraId="34E79AFB" w14:textId="6F0E77DB" w:rsidR="002D3A72" w:rsidRPr="00566D7E" w:rsidDel="00B23BD9" w:rsidRDefault="002D3A72">
      <w:pPr>
        <w:spacing w:after="0" w:line="240" w:lineRule="auto"/>
        <w:jc w:val="center"/>
        <w:rPr>
          <w:del w:id="334" w:author="User" w:date="2020-01-21T17:15:00Z"/>
          <w:rFonts w:ascii="Arial Narrow" w:hAnsi="Arial Narrow"/>
          <w:sz w:val="24"/>
          <w:szCs w:val="24"/>
        </w:rPr>
        <w:pPrChange w:id="335" w:author="User" w:date="2020-01-21T17:15:00Z">
          <w:pPr>
            <w:pStyle w:val="ListParagraph"/>
            <w:spacing w:after="0" w:line="240" w:lineRule="auto"/>
            <w:jc w:val="both"/>
          </w:pPr>
        </w:pPrChange>
      </w:pPr>
    </w:p>
    <w:p w14:paraId="25AF8BD4" w14:textId="5458D168" w:rsidR="00775F76" w:rsidRPr="002A6513" w:rsidDel="00B23BD9" w:rsidRDefault="00775F76">
      <w:pPr>
        <w:spacing w:after="0" w:line="240" w:lineRule="auto"/>
        <w:jc w:val="center"/>
        <w:rPr>
          <w:del w:id="336" w:author="User" w:date="2020-01-21T17:15:00Z"/>
          <w:rFonts w:ascii="Arial Narrow" w:hAnsi="Arial Narrow"/>
          <w:sz w:val="24"/>
          <w:szCs w:val="24"/>
        </w:rPr>
        <w:pPrChange w:id="337" w:author="User" w:date="2020-01-21T17:15:00Z">
          <w:pPr>
            <w:pStyle w:val="ListParagraph"/>
            <w:numPr>
              <w:ilvl w:val="1"/>
              <w:numId w:val="1"/>
            </w:numPr>
            <w:spacing w:after="0" w:line="240" w:lineRule="auto"/>
            <w:ind w:left="1440" w:right="56" w:hanging="720"/>
            <w:jc w:val="both"/>
          </w:pPr>
        </w:pPrChange>
      </w:pPr>
      <w:del w:id="338" w:author="User" w:date="2020-01-21T17:15:00Z">
        <w:r w:rsidRPr="002A6513" w:rsidDel="00B23BD9">
          <w:rPr>
            <w:rFonts w:ascii="Arial Narrow" w:hAnsi="Arial Narrow"/>
            <w:sz w:val="24"/>
            <w:szCs w:val="24"/>
          </w:rPr>
          <w:delText>Any research or project output, concept and data gathere</w:delText>
        </w:r>
        <w:r w:rsidR="00B713DA" w:rsidDel="00B23BD9">
          <w:rPr>
            <w:rFonts w:ascii="Arial Narrow" w:hAnsi="Arial Narrow"/>
            <w:sz w:val="24"/>
            <w:szCs w:val="24"/>
          </w:rPr>
          <w:delText>d and/or developed during the S</w:delText>
        </w:r>
        <w:r w:rsidRPr="002A6513" w:rsidDel="00B23BD9">
          <w:rPr>
            <w:rFonts w:ascii="Arial Narrow" w:hAnsi="Arial Narrow"/>
            <w:sz w:val="24"/>
            <w:szCs w:val="24"/>
          </w:rPr>
          <w:delText>IP and disseminated publicly in any form should duly recognized the UNIVERSITY as mentor and co-proponent;</w:delText>
        </w:r>
      </w:del>
    </w:p>
    <w:p w14:paraId="49D4D460" w14:textId="6E6675F2" w:rsidR="00775F76" w:rsidRPr="00775F76" w:rsidDel="00B23BD9" w:rsidRDefault="00775F76">
      <w:pPr>
        <w:spacing w:after="0" w:line="240" w:lineRule="auto"/>
        <w:jc w:val="center"/>
        <w:rPr>
          <w:del w:id="339" w:author="User" w:date="2020-01-21T17:15:00Z"/>
          <w:rFonts w:ascii="Arial Narrow" w:hAnsi="Arial Narrow"/>
          <w:sz w:val="24"/>
          <w:szCs w:val="24"/>
        </w:rPr>
        <w:pPrChange w:id="340" w:author="User" w:date="2020-01-21T17:15:00Z">
          <w:pPr>
            <w:spacing w:after="0" w:line="240" w:lineRule="auto"/>
            <w:ind w:left="720" w:right="56"/>
            <w:jc w:val="both"/>
          </w:pPr>
        </w:pPrChange>
      </w:pPr>
    </w:p>
    <w:p w14:paraId="34316BDF" w14:textId="4DA64C63" w:rsidR="00C85A3A" w:rsidRPr="00812C67" w:rsidDel="00B23BD9" w:rsidRDefault="00177027">
      <w:pPr>
        <w:spacing w:after="0" w:line="240" w:lineRule="auto"/>
        <w:jc w:val="center"/>
        <w:rPr>
          <w:del w:id="341" w:author="User" w:date="2020-01-21T17:15:00Z"/>
          <w:rFonts w:ascii="Arial Narrow" w:hAnsi="Arial Narrow"/>
          <w:sz w:val="24"/>
          <w:szCs w:val="24"/>
        </w:rPr>
        <w:pPrChange w:id="342" w:author="User" w:date="2020-01-21T17:15:00Z">
          <w:pPr>
            <w:pStyle w:val="ListParagraph"/>
            <w:numPr>
              <w:ilvl w:val="1"/>
              <w:numId w:val="1"/>
            </w:numPr>
            <w:spacing w:after="0" w:line="240" w:lineRule="auto"/>
            <w:ind w:left="1440" w:right="56" w:hanging="720"/>
            <w:jc w:val="both"/>
          </w:pPr>
        </w:pPrChange>
      </w:pPr>
      <w:del w:id="343" w:author="User" w:date="2020-01-21T17:15:00Z">
        <w:r w:rsidRPr="00566D7E" w:rsidDel="00B23BD9">
          <w:rPr>
            <w:rFonts w:ascii="Arial Narrow" w:hAnsi="Arial Narrow"/>
            <w:sz w:val="24"/>
            <w:szCs w:val="24"/>
          </w:rPr>
          <w:delText xml:space="preserve">The </w:delText>
        </w:r>
        <w:r w:rsidR="00974070" w:rsidRPr="00566D7E" w:rsidDel="00B23BD9">
          <w:rPr>
            <w:rFonts w:ascii="Arial Narrow" w:hAnsi="Arial Narrow"/>
            <w:sz w:val="24"/>
            <w:szCs w:val="24"/>
          </w:rPr>
          <w:delText xml:space="preserve">SYSTEM </w:delText>
        </w:r>
        <w:r w:rsidRPr="00566D7E" w:rsidDel="00B23BD9">
          <w:rPr>
            <w:rFonts w:ascii="Arial Narrow" w:hAnsi="Arial Narrow"/>
            <w:sz w:val="24"/>
            <w:szCs w:val="24"/>
          </w:rPr>
          <w:delText xml:space="preserve"> and the </w:delText>
        </w:r>
        <w:r w:rsidR="00974070" w:rsidRPr="00566D7E" w:rsidDel="00B23BD9">
          <w:rPr>
            <w:rFonts w:ascii="Arial Narrow" w:hAnsi="Arial Narrow"/>
            <w:sz w:val="24"/>
            <w:szCs w:val="24"/>
          </w:rPr>
          <w:delText>participating</w:delText>
        </w:r>
        <w:r w:rsidRPr="00566D7E" w:rsidDel="00B23BD9">
          <w:rPr>
            <w:rFonts w:ascii="Arial Narrow" w:hAnsi="Arial Narrow"/>
            <w:sz w:val="24"/>
            <w:szCs w:val="24"/>
          </w:rPr>
          <w:delText xml:space="preserve"> </w:delText>
        </w:r>
        <w:r w:rsidR="004E2FA4" w:rsidDel="00B23BD9">
          <w:rPr>
            <w:rFonts w:ascii="Arial Narrow" w:hAnsi="Arial Narrow"/>
            <w:sz w:val="24"/>
            <w:szCs w:val="24"/>
          </w:rPr>
          <w:delText>S</w:delText>
        </w:r>
        <w:r w:rsidRPr="00566D7E" w:rsidDel="00B23BD9">
          <w:rPr>
            <w:rFonts w:ascii="Arial Narrow" w:hAnsi="Arial Narrow"/>
            <w:sz w:val="24"/>
            <w:szCs w:val="24"/>
          </w:rPr>
          <w:delText xml:space="preserve">cholar shall not use </w:delText>
        </w:r>
        <w:r w:rsidR="00C85A3A" w:rsidRPr="00566D7E" w:rsidDel="00B23BD9">
          <w:rPr>
            <w:rFonts w:ascii="Arial Narrow" w:hAnsi="Arial Narrow"/>
            <w:sz w:val="24"/>
            <w:szCs w:val="24"/>
          </w:rPr>
          <w:delText xml:space="preserve">for their own benefit in any work, research or project </w:delText>
        </w:r>
        <w:r w:rsidRPr="00566D7E" w:rsidDel="00B23BD9">
          <w:rPr>
            <w:rFonts w:ascii="Arial Narrow" w:hAnsi="Arial Narrow"/>
            <w:sz w:val="24"/>
            <w:szCs w:val="24"/>
          </w:rPr>
          <w:delText>any data</w:delText>
        </w:r>
        <w:r w:rsidR="00C85A3A" w:rsidRPr="00566D7E" w:rsidDel="00B23BD9">
          <w:rPr>
            <w:rFonts w:ascii="Arial Narrow" w:hAnsi="Arial Narrow"/>
            <w:sz w:val="24"/>
            <w:szCs w:val="24"/>
          </w:rPr>
          <w:delText xml:space="preserve">, concept, </w:delText>
        </w:r>
        <w:r w:rsidRPr="00566D7E" w:rsidDel="00B23BD9">
          <w:rPr>
            <w:rFonts w:ascii="Arial Narrow" w:hAnsi="Arial Narrow"/>
            <w:sz w:val="24"/>
            <w:szCs w:val="24"/>
          </w:rPr>
          <w:delText xml:space="preserve">information </w:delText>
        </w:r>
        <w:r w:rsidR="00C85A3A" w:rsidRPr="00566D7E" w:rsidDel="00B23BD9">
          <w:rPr>
            <w:rFonts w:ascii="Arial Narrow" w:hAnsi="Arial Narrow"/>
            <w:sz w:val="24"/>
            <w:szCs w:val="24"/>
          </w:rPr>
          <w:delText xml:space="preserve">or idea </w:delText>
        </w:r>
        <w:r w:rsidRPr="00566D7E" w:rsidDel="00B23BD9">
          <w:rPr>
            <w:rFonts w:ascii="Arial Narrow" w:hAnsi="Arial Narrow"/>
            <w:sz w:val="24"/>
            <w:szCs w:val="24"/>
          </w:rPr>
          <w:delText>g</w:delText>
        </w:r>
        <w:r w:rsidR="00FD6728" w:rsidRPr="00566D7E" w:rsidDel="00B23BD9">
          <w:rPr>
            <w:rFonts w:ascii="Arial Narrow" w:hAnsi="Arial Narrow"/>
            <w:sz w:val="24"/>
            <w:szCs w:val="24"/>
          </w:rPr>
          <w:delText>athered</w:delText>
        </w:r>
        <w:r w:rsidR="00AD7636" w:rsidRPr="00566D7E" w:rsidDel="00B23BD9">
          <w:rPr>
            <w:rFonts w:ascii="Arial Narrow" w:hAnsi="Arial Narrow"/>
            <w:sz w:val="24"/>
            <w:szCs w:val="24"/>
          </w:rPr>
          <w:delText xml:space="preserve"> or obtained during </w:delText>
        </w:r>
        <w:r w:rsidR="00AD7636" w:rsidRPr="00812C67" w:rsidDel="00B23BD9">
          <w:rPr>
            <w:rFonts w:ascii="Arial Narrow" w:hAnsi="Arial Narrow"/>
            <w:sz w:val="24"/>
            <w:szCs w:val="24"/>
          </w:rPr>
          <w:delText>the S</w:delText>
        </w:r>
        <w:r w:rsidR="00B713DA" w:rsidRPr="00812C67" w:rsidDel="00B23BD9">
          <w:rPr>
            <w:rFonts w:ascii="Arial Narrow" w:hAnsi="Arial Narrow"/>
            <w:sz w:val="24"/>
            <w:szCs w:val="24"/>
          </w:rPr>
          <w:delText>I</w:delText>
        </w:r>
        <w:r w:rsidR="00AD7636" w:rsidRPr="00812C67" w:rsidDel="00B23BD9">
          <w:rPr>
            <w:rFonts w:ascii="Arial Narrow" w:hAnsi="Arial Narrow"/>
            <w:sz w:val="24"/>
            <w:szCs w:val="24"/>
          </w:rPr>
          <w:delText xml:space="preserve">P </w:delText>
        </w:r>
        <w:r w:rsidRPr="00812C67" w:rsidDel="00B23BD9">
          <w:rPr>
            <w:rFonts w:ascii="Arial Narrow" w:hAnsi="Arial Narrow"/>
            <w:sz w:val="24"/>
            <w:szCs w:val="24"/>
          </w:rPr>
          <w:delText xml:space="preserve">without the </w:delText>
        </w:r>
        <w:r w:rsidR="00C85A3A" w:rsidRPr="00812C67" w:rsidDel="00B23BD9">
          <w:rPr>
            <w:rFonts w:ascii="Arial Narrow" w:hAnsi="Arial Narrow"/>
            <w:sz w:val="24"/>
            <w:szCs w:val="24"/>
          </w:rPr>
          <w:delText xml:space="preserve">express written </w:delText>
        </w:r>
        <w:r w:rsidRPr="00812C67" w:rsidDel="00B23BD9">
          <w:rPr>
            <w:rFonts w:ascii="Arial Narrow" w:hAnsi="Arial Narrow"/>
            <w:sz w:val="24"/>
            <w:szCs w:val="24"/>
          </w:rPr>
          <w:delText xml:space="preserve">consent of the </w:delText>
        </w:r>
        <w:r w:rsidR="00E614E2" w:rsidRPr="00812C67" w:rsidDel="00B23BD9">
          <w:rPr>
            <w:rFonts w:ascii="Arial Narrow" w:hAnsi="Arial Narrow"/>
            <w:sz w:val="24"/>
            <w:szCs w:val="24"/>
          </w:rPr>
          <w:delText>UNIVERSITY;</w:delText>
        </w:r>
      </w:del>
    </w:p>
    <w:p w14:paraId="670417EF" w14:textId="7FCD4309" w:rsidR="00E614E2" w:rsidRPr="00566D7E" w:rsidDel="00B23BD9" w:rsidRDefault="00E614E2">
      <w:pPr>
        <w:spacing w:after="0" w:line="240" w:lineRule="auto"/>
        <w:jc w:val="center"/>
        <w:rPr>
          <w:del w:id="344" w:author="User" w:date="2020-01-21T17:15:00Z"/>
          <w:rFonts w:ascii="Arial Narrow" w:hAnsi="Arial Narrow"/>
          <w:sz w:val="24"/>
          <w:szCs w:val="24"/>
        </w:rPr>
        <w:pPrChange w:id="345" w:author="User" w:date="2020-01-21T17:15:00Z">
          <w:pPr>
            <w:pStyle w:val="ListParagraph"/>
            <w:spacing w:after="0" w:line="240" w:lineRule="auto"/>
            <w:ind w:left="1440" w:right="722"/>
            <w:jc w:val="both"/>
          </w:pPr>
        </w:pPrChange>
      </w:pPr>
    </w:p>
    <w:p w14:paraId="710E6F98" w14:textId="01C54078" w:rsidR="00775F76" w:rsidRPr="00775F76" w:rsidDel="00B23BD9" w:rsidRDefault="0033085B">
      <w:pPr>
        <w:spacing w:after="0" w:line="240" w:lineRule="auto"/>
        <w:jc w:val="center"/>
        <w:rPr>
          <w:del w:id="346" w:author="User" w:date="2020-01-21T17:15:00Z"/>
          <w:rFonts w:ascii="Arial Narrow" w:hAnsi="Arial Narrow"/>
          <w:sz w:val="24"/>
          <w:szCs w:val="24"/>
        </w:rPr>
        <w:pPrChange w:id="347" w:author="User" w:date="2020-01-21T17:15:00Z">
          <w:pPr>
            <w:pStyle w:val="ListParagraph"/>
            <w:numPr>
              <w:ilvl w:val="1"/>
              <w:numId w:val="1"/>
            </w:numPr>
            <w:spacing w:after="0" w:line="240" w:lineRule="auto"/>
            <w:ind w:left="1440" w:right="56" w:hanging="720"/>
            <w:jc w:val="both"/>
          </w:pPr>
        </w:pPrChange>
      </w:pPr>
      <w:del w:id="348" w:author="User" w:date="2020-01-21T17:15:00Z">
        <w:r w:rsidDel="00B23BD9">
          <w:rPr>
            <w:rFonts w:ascii="Arial Narrow" w:hAnsi="Arial Narrow"/>
            <w:noProof/>
            <w:sz w:val="24"/>
            <w:szCs w:val="24"/>
            <w:lang w:eastAsia="en-PH"/>
          </w:rPr>
          <mc:AlternateContent>
            <mc:Choice Requires="wps">
              <w:drawing>
                <wp:anchor distT="0" distB="0" distL="114300" distR="114300" simplePos="0" relativeHeight="251802624" behindDoc="0" locked="0" layoutInCell="1" allowOverlap="1" wp14:anchorId="37E25FDA" wp14:editId="0C2D2C91">
                  <wp:simplePos x="0" y="0"/>
                  <wp:positionH relativeFrom="column">
                    <wp:posOffset>-786765</wp:posOffset>
                  </wp:positionH>
                  <wp:positionV relativeFrom="paragraph">
                    <wp:posOffset>-93980</wp:posOffset>
                  </wp:positionV>
                  <wp:extent cx="556895" cy="2316268"/>
                  <wp:effectExtent l="0" t="0" r="1905" b="0"/>
                  <wp:wrapNone/>
                  <wp:docPr id="3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6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D5B364" w14:textId="77777777" w:rsidR="0033085B" w:rsidRPr="00BB65F1" w:rsidRDefault="0033085B" w:rsidP="0033085B">
                              <w:pPr>
                                <w:spacing w:after="0" w:line="240" w:lineRule="auto"/>
                                <w:jc w:val="center"/>
                                <w:rPr>
                                  <w:rFonts w:ascii="Arial Narrow" w:hAnsi="Arial Narrow"/>
                                  <w:b/>
                                </w:rPr>
                              </w:pPr>
                              <w:r>
                                <w:rPr>
                                  <w:rFonts w:ascii="Arial Narrow" w:hAnsi="Arial Narrow"/>
                                  <w:b/>
                                </w:rPr>
                                <w:t>ROBERT C. ROLEDA</w:t>
                              </w:r>
                            </w:p>
                            <w:p w14:paraId="204FADE4" w14:textId="77777777" w:rsidR="0033085B" w:rsidRDefault="0033085B" w:rsidP="0033085B">
                              <w:pPr>
                                <w:spacing w:after="0" w:line="240" w:lineRule="auto"/>
                                <w:jc w:val="center"/>
                                <w:rPr>
                                  <w:rFonts w:ascii="Arial Narrow" w:hAnsi="Arial Narrow"/>
                                </w:rPr>
                              </w:pPr>
                              <w:r>
                                <w:rPr>
                                  <w:rFonts w:ascii="Arial Narrow" w:hAnsi="Arial Narrow"/>
                                </w:rPr>
                                <w:t>Chancellor, DLSU</w:t>
                              </w:r>
                            </w:p>
                            <w:p w14:paraId="2BCEBDE6" w14:textId="77777777" w:rsidR="0033085B" w:rsidRDefault="0033085B" w:rsidP="0033085B">
                              <w:pPr>
                                <w:spacing w:after="0" w:line="240" w:lineRule="auto"/>
                                <w:jc w:val="center"/>
                                <w:rPr>
                                  <w:rFonts w:ascii="Arial Narrow" w:hAnsi="Arial Narrow"/>
                                </w:rPr>
                              </w:pPr>
                            </w:p>
                            <w:p w14:paraId="3557F1A1" w14:textId="77777777" w:rsidR="0033085B" w:rsidRPr="006255BF" w:rsidRDefault="0033085B" w:rsidP="0033085B">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E25FDA" id="_x0000_s1050" type="#_x0000_t202" style="position:absolute;left:0;text-align:left;margin-left:-61.95pt;margin-top:-7.4pt;width:43.85pt;height:182.4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" stroked="f">
                  <v:textbox style="layout-flow:vertical;mso-layout-flow-alt:bottom-to-top">
                    <w:txbxContent>
                      <w:p w14:paraId="0BD5B364" w14:textId="77777777" w:rsidR="0033085B" w:rsidRPr="00BB65F1" w:rsidRDefault="0033085B" w:rsidP="0033085B">
                        <w:pPr>
                          <w:spacing w:after="0" w:line="240" w:lineRule="auto"/>
                          <w:jc w:val="center"/>
                          <w:rPr>
                            <w:rFonts w:ascii="Arial Narrow" w:hAnsi="Arial Narrow"/>
                            <w:b/>
                          </w:rPr>
                        </w:pPr>
                        <w:r>
                          <w:rPr>
                            <w:rFonts w:ascii="Arial Narrow" w:hAnsi="Arial Narrow"/>
                            <w:b/>
                          </w:rPr>
                          <w:t>ROBERT C. ROLEDA</w:t>
                        </w:r>
                      </w:p>
                      <w:p w14:paraId="204FADE4" w14:textId="77777777" w:rsidR="0033085B" w:rsidRDefault="0033085B" w:rsidP="0033085B">
                        <w:pPr>
                          <w:spacing w:after="0" w:line="240" w:lineRule="auto"/>
                          <w:jc w:val="center"/>
                          <w:rPr>
                            <w:rFonts w:ascii="Arial Narrow" w:hAnsi="Arial Narrow"/>
                          </w:rPr>
                        </w:pPr>
                        <w:r>
                          <w:rPr>
                            <w:rFonts w:ascii="Arial Narrow" w:hAnsi="Arial Narrow"/>
                          </w:rPr>
                          <w:t>Chancellor, DLSU</w:t>
                        </w:r>
                      </w:p>
                      <w:p w14:paraId="2BCEBDE6" w14:textId="77777777" w:rsidR="0033085B" w:rsidRDefault="0033085B" w:rsidP="0033085B">
                        <w:pPr>
                          <w:spacing w:after="0" w:line="240" w:lineRule="auto"/>
                          <w:jc w:val="center"/>
                          <w:rPr>
                            <w:rFonts w:ascii="Arial Narrow" w:hAnsi="Arial Narrow"/>
                          </w:rPr>
                        </w:pPr>
                      </w:p>
                      <w:p w14:paraId="3557F1A1" w14:textId="77777777" w:rsidR="0033085B" w:rsidRPr="006255BF" w:rsidRDefault="0033085B" w:rsidP="0033085B">
                        <w:pPr>
                          <w:spacing w:after="0" w:line="240" w:lineRule="auto"/>
                          <w:jc w:val="center"/>
                          <w:rPr>
                            <w:rFonts w:ascii="Arial Narrow" w:hAnsi="Arial Narrow"/>
                          </w:rPr>
                        </w:pPr>
                      </w:p>
                    </w:txbxContent>
                  </v:textbox>
                </v:shape>
              </w:pict>
            </mc:Fallback>
          </mc:AlternateContent>
        </w:r>
        <w:r w:rsidRPr="00812C67" w:rsidDel="00B23BD9">
          <w:rPr>
            <w:rFonts w:ascii="Arial Narrow" w:hAnsi="Arial Narrow"/>
            <w:noProof/>
            <w:sz w:val="24"/>
            <w:szCs w:val="24"/>
            <w:lang w:eastAsia="en-PH"/>
          </w:rPr>
          <mc:AlternateContent>
            <mc:Choice Requires="wps">
              <w:drawing>
                <wp:anchor distT="0" distB="0" distL="114300" distR="114300" simplePos="0" relativeHeight="251792384" behindDoc="0" locked="0" layoutInCell="1" allowOverlap="1" wp14:anchorId="6AD1194F" wp14:editId="2CB7D618">
                  <wp:simplePos x="0" y="0"/>
                  <wp:positionH relativeFrom="column">
                    <wp:posOffset>5800725</wp:posOffset>
                  </wp:positionH>
                  <wp:positionV relativeFrom="paragraph">
                    <wp:posOffset>594995</wp:posOffset>
                  </wp:positionV>
                  <wp:extent cx="556895" cy="2316268"/>
                  <wp:effectExtent l="0" t="0" r="0" b="825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6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8C8D06" w14:textId="77777777" w:rsidR="0033085B" w:rsidRPr="00BB65F1" w:rsidRDefault="0033085B" w:rsidP="0033085B">
                              <w:pPr>
                                <w:spacing w:after="0" w:line="240" w:lineRule="auto"/>
                                <w:jc w:val="center"/>
                                <w:rPr>
                                  <w:rFonts w:ascii="Arial Narrow" w:hAnsi="Arial Narrow"/>
                                  <w:b/>
                                </w:rPr>
                              </w:pPr>
                              <w:r>
                                <w:rPr>
                                  <w:rFonts w:ascii="Arial Narrow" w:hAnsi="Arial Narrow"/>
                                  <w:b/>
                                </w:rPr>
                                <w:t>GLENN V. ALEA, PhD</w:t>
                              </w:r>
                            </w:p>
                            <w:p w14:paraId="1A0AF546" w14:textId="77777777" w:rsidR="0033085B" w:rsidRDefault="0033085B" w:rsidP="0033085B">
                              <w:pPr>
                                <w:spacing w:after="0" w:line="240" w:lineRule="auto"/>
                                <w:jc w:val="center"/>
                                <w:rPr>
                                  <w:rFonts w:ascii="Arial Narrow" w:hAnsi="Arial Narrow"/>
                                </w:rPr>
                              </w:pPr>
                              <w:r>
                                <w:rPr>
                                  <w:rFonts w:ascii="Arial Narrow" w:hAnsi="Arial Narrow"/>
                                </w:rPr>
                                <w:t>Dean, College of Science</w:t>
                              </w:r>
                            </w:p>
                            <w:p w14:paraId="31704CF5" w14:textId="77777777" w:rsidR="0033085B" w:rsidRDefault="0033085B" w:rsidP="0033085B">
                              <w:pPr>
                                <w:spacing w:after="0" w:line="240" w:lineRule="auto"/>
                                <w:jc w:val="center"/>
                                <w:rPr>
                                  <w:rFonts w:ascii="Arial Narrow" w:hAnsi="Arial Narrow"/>
                                </w:rPr>
                              </w:pPr>
                            </w:p>
                            <w:p w14:paraId="3C451444" w14:textId="77777777" w:rsidR="0033085B" w:rsidRPr="006255BF" w:rsidRDefault="0033085B" w:rsidP="0033085B">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D1194F" id="Text Box 24" o:spid="_x0000_s1051" type="#_x0000_t202" style="position:absolute;left:0;text-align:left;margin-left:456.75pt;margin-top:46.85pt;width:43.85pt;height:182.4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" stroked="f">
                  <v:textbox style="layout-flow:vertical;mso-layout-flow-alt:bottom-to-top">
                    <w:txbxContent>
                      <w:p w14:paraId="3B8C8D06" w14:textId="77777777" w:rsidR="0033085B" w:rsidRPr="00BB65F1" w:rsidRDefault="0033085B" w:rsidP="0033085B">
                        <w:pPr>
                          <w:spacing w:after="0" w:line="240" w:lineRule="auto"/>
                          <w:jc w:val="center"/>
                          <w:rPr>
                            <w:rFonts w:ascii="Arial Narrow" w:hAnsi="Arial Narrow"/>
                            <w:b/>
                          </w:rPr>
                        </w:pPr>
                        <w:r>
                          <w:rPr>
                            <w:rFonts w:ascii="Arial Narrow" w:hAnsi="Arial Narrow"/>
                            <w:b/>
                          </w:rPr>
                          <w:t>GLENN V. ALEA, PhD</w:t>
                        </w:r>
                      </w:p>
                      <w:p w14:paraId="1A0AF546" w14:textId="77777777" w:rsidR="0033085B" w:rsidRDefault="0033085B" w:rsidP="0033085B">
                        <w:pPr>
                          <w:spacing w:after="0" w:line="240" w:lineRule="auto"/>
                          <w:jc w:val="center"/>
                          <w:rPr>
                            <w:rFonts w:ascii="Arial Narrow" w:hAnsi="Arial Narrow"/>
                          </w:rPr>
                        </w:pPr>
                        <w:r>
                          <w:rPr>
                            <w:rFonts w:ascii="Arial Narrow" w:hAnsi="Arial Narrow"/>
                          </w:rPr>
                          <w:t>Dean, College of Science</w:t>
                        </w:r>
                      </w:p>
                      <w:p w14:paraId="31704CF5" w14:textId="77777777" w:rsidR="0033085B" w:rsidRDefault="0033085B" w:rsidP="0033085B">
                        <w:pPr>
                          <w:spacing w:after="0" w:line="240" w:lineRule="auto"/>
                          <w:jc w:val="center"/>
                          <w:rPr>
                            <w:rFonts w:ascii="Arial Narrow" w:hAnsi="Arial Narrow"/>
                          </w:rPr>
                        </w:pPr>
                      </w:p>
                      <w:p w14:paraId="3C451444" w14:textId="77777777" w:rsidR="0033085B" w:rsidRPr="006255BF" w:rsidRDefault="0033085B" w:rsidP="0033085B">
                        <w:pPr>
                          <w:spacing w:after="0" w:line="240" w:lineRule="auto"/>
                          <w:jc w:val="center"/>
                          <w:rPr>
                            <w:rFonts w:ascii="Arial Narrow" w:hAnsi="Arial Narrow"/>
                          </w:rPr>
                        </w:pPr>
                      </w:p>
                    </w:txbxContent>
                  </v:textbox>
                </v:shape>
              </w:pict>
            </mc:Fallback>
          </mc:AlternateContent>
        </w:r>
        <w:r w:rsidR="00951BBB" w:rsidRPr="00566D7E" w:rsidDel="00B23BD9">
          <w:rPr>
            <w:rFonts w:ascii="Arial Narrow" w:hAnsi="Arial Narrow"/>
            <w:sz w:val="24"/>
            <w:szCs w:val="24"/>
          </w:rPr>
          <w:delText xml:space="preserve">Should the </w:delText>
        </w:r>
        <w:r w:rsidR="00974070" w:rsidRPr="00566D7E" w:rsidDel="00B23BD9">
          <w:rPr>
            <w:rFonts w:ascii="Arial Narrow" w:hAnsi="Arial Narrow"/>
            <w:sz w:val="24"/>
            <w:szCs w:val="24"/>
          </w:rPr>
          <w:delText>UNIVERSITY</w:delText>
        </w:r>
        <w:r w:rsidR="002D3A72" w:rsidRPr="00566D7E" w:rsidDel="00B23BD9">
          <w:rPr>
            <w:rFonts w:ascii="Arial Narrow" w:hAnsi="Arial Narrow"/>
            <w:sz w:val="24"/>
            <w:szCs w:val="24"/>
          </w:rPr>
          <w:delText xml:space="preserve"> a</w:delText>
        </w:r>
        <w:r w:rsidR="00C85A3A" w:rsidRPr="00566D7E" w:rsidDel="00B23BD9">
          <w:rPr>
            <w:rFonts w:ascii="Arial Narrow" w:hAnsi="Arial Narrow"/>
            <w:sz w:val="24"/>
            <w:szCs w:val="24"/>
          </w:rPr>
          <w:delText>llow the use of any data or information as mentioned in the immediate</w:delText>
        </w:r>
        <w:r w:rsidR="00200E94" w:rsidDel="00B23BD9">
          <w:rPr>
            <w:rFonts w:ascii="Arial Narrow" w:hAnsi="Arial Narrow"/>
            <w:sz w:val="24"/>
            <w:szCs w:val="24"/>
          </w:rPr>
          <w:delText>ly</w:delText>
        </w:r>
        <w:r w:rsidR="00C85A3A" w:rsidRPr="00566D7E" w:rsidDel="00B23BD9">
          <w:rPr>
            <w:rFonts w:ascii="Arial Narrow" w:hAnsi="Arial Narrow"/>
            <w:sz w:val="24"/>
            <w:szCs w:val="24"/>
          </w:rPr>
          <w:delText xml:space="preserve"> preceding paragraph, the </w:delText>
        </w:r>
        <w:r w:rsidR="00974070" w:rsidRPr="00566D7E" w:rsidDel="00B23BD9">
          <w:rPr>
            <w:rFonts w:ascii="Arial Narrow" w:hAnsi="Arial Narrow"/>
            <w:sz w:val="24"/>
            <w:szCs w:val="24"/>
          </w:rPr>
          <w:delText>SYSTEM</w:delText>
        </w:r>
        <w:r w:rsidR="00C85A3A" w:rsidRPr="00566D7E" w:rsidDel="00B23BD9">
          <w:rPr>
            <w:rFonts w:ascii="Arial Narrow" w:hAnsi="Arial Narrow"/>
            <w:sz w:val="24"/>
            <w:szCs w:val="24"/>
          </w:rPr>
          <w:delText xml:space="preserve"> and/or the </w:delText>
        </w:r>
        <w:r w:rsidR="00974070" w:rsidRPr="00566D7E" w:rsidDel="00B23BD9">
          <w:rPr>
            <w:rFonts w:ascii="Arial Narrow" w:hAnsi="Arial Narrow"/>
            <w:sz w:val="24"/>
            <w:szCs w:val="24"/>
          </w:rPr>
          <w:delText>participating</w:delText>
        </w:r>
        <w:r w:rsidR="00C85A3A" w:rsidRPr="00566D7E" w:rsidDel="00B23BD9">
          <w:rPr>
            <w:rFonts w:ascii="Arial Narrow" w:hAnsi="Arial Narrow"/>
            <w:sz w:val="24"/>
            <w:szCs w:val="24"/>
          </w:rPr>
          <w:delText xml:space="preserve"> </w:delText>
        </w:r>
        <w:r w:rsidR="004E2FA4" w:rsidDel="00B23BD9">
          <w:rPr>
            <w:rFonts w:ascii="Arial Narrow" w:hAnsi="Arial Narrow"/>
            <w:sz w:val="24"/>
            <w:szCs w:val="24"/>
          </w:rPr>
          <w:delText>S</w:delText>
        </w:r>
        <w:r w:rsidR="00C85A3A" w:rsidRPr="00566D7E" w:rsidDel="00B23BD9">
          <w:rPr>
            <w:rFonts w:ascii="Arial Narrow" w:hAnsi="Arial Narrow"/>
            <w:sz w:val="24"/>
            <w:szCs w:val="24"/>
          </w:rPr>
          <w:delText xml:space="preserve">cholar shall </w:delText>
        </w:r>
        <w:r w:rsidR="00FD6728" w:rsidRPr="00566D7E" w:rsidDel="00B23BD9">
          <w:rPr>
            <w:rFonts w:ascii="Arial Narrow" w:hAnsi="Arial Narrow"/>
            <w:sz w:val="24"/>
            <w:szCs w:val="24"/>
          </w:rPr>
          <w:delText xml:space="preserve">expressly acknowledge </w:delText>
        </w:r>
        <w:r w:rsidR="00E614E2" w:rsidRPr="00566D7E" w:rsidDel="00B23BD9">
          <w:rPr>
            <w:rFonts w:ascii="Arial Narrow" w:hAnsi="Arial Narrow"/>
            <w:sz w:val="24"/>
            <w:szCs w:val="24"/>
          </w:rPr>
          <w:delText xml:space="preserve">the UNIVERSITY </w:delText>
        </w:r>
        <w:r w:rsidR="00C85A3A" w:rsidRPr="00566D7E" w:rsidDel="00B23BD9">
          <w:rPr>
            <w:rFonts w:ascii="Arial Narrow" w:hAnsi="Arial Narrow"/>
            <w:sz w:val="24"/>
            <w:szCs w:val="24"/>
          </w:rPr>
          <w:delText>as owner or source i</w:delText>
        </w:r>
        <w:r w:rsidR="00970861" w:rsidDel="00B23BD9">
          <w:rPr>
            <w:rFonts w:ascii="Arial Narrow" w:hAnsi="Arial Narrow"/>
            <w:sz w:val="24"/>
            <w:szCs w:val="24"/>
          </w:rPr>
          <w:delText>n the work, research or project.</w:delText>
        </w:r>
      </w:del>
    </w:p>
    <w:p w14:paraId="5385E71B" w14:textId="0746E196" w:rsidR="008F23D2" w:rsidRPr="008F23D2" w:rsidDel="00B23BD9" w:rsidRDefault="008F23D2">
      <w:pPr>
        <w:spacing w:after="0" w:line="240" w:lineRule="auto"/>
        <w:jc w:val="center"/>
        <w:rPr>
          <w:del w:id="349" w:author="User" w:date="2020-01-21T17:15:00Z"/>
          <w:rFonts w:ascii="Arial Narrow" w:hAnsi="Arial Narrow"/>
          <w:sz w:val="24"/>
          <w:szCs w:val="24"/>
        </w:rPr>
        <w:pPrChange w:id="350" w:author="User" w:date="2020-01-21T17:15:00Z">
          <w:pPr>
            <w:spacing w:after="0" w:line="240" w:lineRule="auto"/>
            <w:ind w:right="722"/>
            <w:jc w:val="both"/>
          </w:pPr>
        </w:pPrChange>
      </w:pPr>
    </w:p>
    <w:p w14:paraId="0CB9EB56" w14:textId="7AF5AEBC" w:rsidR="008F23D2" w:rsidRPr="002A6513" w:rsidDel="00B23BD9" w:rsidRDefault="008F23D2">
      <w:pPr>
        <w:spacing w:after="0" w:line="240" w:lineRule="auto"/>
        <w:jc w:val="center"/>
        <w:rPr>
          <w:del w:id="351" w:author="User" w:date="2020-01-21T17:15:00Z"/>
          <w:rFonts w:ascii="Arial Narrow" w:hAnsi="Arial Narrow"/>
          <w:sz w:val="24"/>
          <w:szCs w:val="24"/>
        </w:rPr>
        <w:pPrChange w:id="352" w:author="User" w:date="2020-01-21T17:15:00Z">
          <w:pPr>
            <w:pStyle w:val="ListParagraph"/>
            <w:numPr>
              <w:ilvl w:val="1"/>
              <w:numId w:val="1"/>
            </w:numPr>
            <w:spacing w:after="0" w:line="240" w:lineRule="auto"/>
            <w:ind w:left="1440" w:right="56" w:hanging="720"/>
            <w:jc w:val="both"/>
          </w:pPr>
        </w:pPrChange>
      </w:pPr>
      <w:del w:id="353" w:author="User" w:date="2020-01-21T17:15:00Z">
        <w:r w:rsidRPr="002A6513" w:rsidDel="00B23BD9">
          <w:rPr>
            <w:rFonts w:ascii="Arial Narrow" w:hAnsi="Arial Narrow"/>
            <w:sz w:val="24"/>
            <w:szCs w:val="24"/>
          </w:rPr>
          <w:delText>Any intellectual property independently owned by the SYSTEM and the UNIVERSITY shall remain independently owned by them. Any subsequent intellectual property derived jointly shall be subject to a separate agreement for its ownership or attribution.</w:delText>
        </w:r>
      </w:del>
    </w:p>
    <w:p w14:paraId="05DBD68A" w14:textId="3E3D6738" w:rsidR="0081067E" w:rsidDel="00B23BD9" w:rsidRDefault="0081067E">
      <w:pPr>
        <w:spacing w:after="0" w:line="240" w:lineRule="auto"/>
        <w:jc w:val="center"/>
        <w:rPr>
          <w:del w:id="354" w:author="User" w:date="2020-01-21T17:15:00Z"/>
          <w:rFonts w:ascii="Arial Narrow" w:hAnsi="Arial Narrow"/>
          <w:sz w:val="24"/>
          <w:szCs w:val="24"/>
        </w:rPr>
        <w:pPrChange w:id="355" w:author="User" w:date="2020-01-21T17:15:00Z">
          <w:pPr>
            <w:spacing w:after="0" w:line="240" w:lineRule="auto"/>
            <w:ind w:right="722"/>
            <w:jc w:val="both"/>
          </w:pPr>
        </w:pPrChange>
      </w:pPr>
    </w:p>
    <w:p w14:paraId="13055476" w14:textId="313D9E09" w:rsidR="004E2FA4" w:rsidRPr="004E2FA4" w:rsidDel="00B23BD9" w:rsidRDefault="0033085B">
      <w:pPr>
        <w:spacing w:after="0" w:line="240" w:lineRule="auto"/>
        <w:jc w:val="center"/>
        <w:rPr>
          <w:del w:id="356" w:author="User" w:date="2020-01-21T17:15:00Z"/>
          <w:rFonts w:ascii="Arial Narrow" w:hAnsi="Arial Narrow"/>
          <w:b/>
          <w:sz w:val="24"/>
          <w:szCs w:val="24"/>
        </w:rPr>
        <w:pPrChange w:id="357" w:author="User" w:date="2020-01-21T17:15:00Z">
          <w:pPr>
            <w:pStyle w:val="ListParagraph"/>
            <w:numPr>
              <w:numId w:val="1"/>
            </w:numPr>
            <w:spacing w:after="0" w:line="240" w:lineRule="auto"/>
            <w:ind w:hanging="360"/>
            <w:jc w:val="both"/>
          </w:pPr>
        </w:pPrChange>
      </w:pPr>
      <w:del w:id="358" w:author="User" w:date="2020-01-21T17:15:00Z">
        <w:r w:rsidRPr="00812C67" w:rsidDel="00B23BD9">
          <w:rPr>
            <w:rFonts w:ascii="Arial Narrow" w:hAnsi="Arial Narrow"/>
            <w:noProof/>
            <w:sz w:val="24"/>
            <w:szCs w:val="24"/>
            <w:lang w:eastAsia="en-PH"/>
          </w:rPr>
          <mc:AlternateContent>
            <mc:Choice Requires="wps">
              <w:drawing>
                <wp:anchor distT="0" distB="0" distL="114300" distR="114300" simplePos="0" relativeHeight="251800576" behindDoc="0" locked="0" layoutInCell="1" allowOverlap="1" wp14:anchorId="3C228E1E" wp14:editId="1A24F049">
                  <wp:simplePos x="0" y="0"/>
                  <wp:positionH relativeFrom="column">
                    <wp:posOffset>-782320</wp:posOffset>
                  </wp:positionH>
                  <wp:positionV relativeFrom="paragraph">
                    <wp:posOffset>140970</wp:posOffset>
                  </wp:positionV>
                  <wp:extent cx="556895" cy="2316268"/>
                  <wp:effectExtent l="0" t="0" r="1905" b="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62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D77707" w14:textId="77777777" w:rsidR="0033085B" w:rsidRPr="00BB65F1" w:rsidRDefault="0033085B" w:rsidP="0033085B">
                              <w:pPr>
                                <w:spacing w:after="0" w:line="240" w:lineRule="auto"/>
                                <w:jc w:val="center"/>
                                <w:rPr>
                                  <w:rFonts w:ascii="Arial Narrow" w:hAnsi="Arial Narrow"/>
                                  <w:b/>
                                </w:rPr>
                              </w:pPr>
                              <w:r>
                                <w:rPr>
                                  <w:rFonts w:ascii="Arial Narrow" w:hAnsi="Arial Narrow"/>
                                  <w:b/>
                                </w:rPr>
                                <w:t>RAFAEL A. CABREDO</w:t>
                              </w:r>
                            </w:p>
                            <w:p w14:paraId="00FE291B" w14:textId="77777777" w:rsidR="0033085B" w:rsidRDefault="0033085B" w:rsidP="0033085B">
                              <w:pPr>
                                <w:spacing w:after="0" w:line="240" w:lineRule="auto"/>
                                <w:jc w:val="center"/>
                                <w:rPr>
                                  <w:rFonts w:ascii="Arial Narrow" w:hAnsi="Arial Narrow"/>
                                </w:rPr>
                              </w:pPr>
                              <w:r>
                                <w:rPr>
                                  <w:rFonts w:ascii="Arial Narrow" w:hAnsi="Arial Narrow"/>
                                </w:rPr>
                                <w:t>Dean CCS, DLSU</w:t>
                              </w:r>
                            </w:p>
                            <w:p w14:paraId="317B90F4" w14:textId="77777777" w:rsidR="0033085B" w:rsidRDefault="0033085B" w:rsidP="0033085B">
                              <w:pPr>
                                <w:spacing w:after="0" w:line="240" w:lineRule="auto"/>
                                <w:jc w:val="center"/>
                                <w:rPr>
                                  <w:rFonts w:ascii="Arial Narrow" w:hAnsi="Arial Narrow"/>
                                </w:rPr>
                              </w:pPr>
                            </w:p>
                            <w:p w14:paraId="6C74B78E" w14:textId="77777777" w:rsidR="0033085B" w:rsidRPr="006255BF" w:rsidRDefault="0033085B" w:rsidP="0033085B">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228E1E" id="_x0000_s1052" type="#_x0000_t202" style="position:absolute;left:0;text-align:left;margin-left:-61.6pt;margin-top:11.1pt;width:43.85pt;height:182.4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" stroked="f">
                  <v:textbox style="layout-flow:vertical;mso-layout-flow-alt:bottom-to-top">
                    <w:txbxContent>
                      <w:p w14:paraId="4CD77707" w14:textId="77777777" w:rsidR="0033085B" w:rsidRPr="00BB65F1" w:rsidRDefault="0033085B" w:rsidP="0033085B">
                        <w:pPr>
                          <w:spacing w:after="0" w:line="240" w:lineRule="auto"/>
                          <w:jc w:val="center"/>
                          <w:rPr>
                            <w:rFonts w:ascii="Arial Narrow" w:hAnsi="Arial Narrow"/>
                            <w:b/>
                          </w:rPr>
                        </w:pPr>
                        <w:r>
                          <w:rPr>
                            <w:rFonts w:ascii="Arial Narrow" w:hAnsi="Arial Narrow"/>
                            <w:b/>
                          </w:rPr>
                          <w:t>RAFAEL A. CABREDO</w:t>
                        </w:r>
                      </w:p>
                      <w:p w14:paraId="00FE291B" w14:textId="77777777" w:rsidR="0033085B" w:rsidRDefault="0033085B" w:rsidP="0033085B">
                        <w:pPr>
                          <w:spacing w:after="0" w:line="240" w:lineRule="auto"/>
                          <w:jc w:val="center"/>
                          <w:rPr>
                            <w:rFonts w:ascii="Arial Narrow" w:hAnsi="Arial Narrow"/>
                          </w:rPr>
                        </w:pPr>
                        <w:r>
                          <w:rPr>
                            <w:rFonts w:ascii="Arial Narrow" w:hAnsi="Arial Narrow"/>
                          </w:rPr>
                          <w:t>Dean CCS, DLSU</w:t>
                        </w:r>
                      </w:p>
                      <w:p w14:paraId="317B90F4" w14:textId="77777777" w:rsidR="0033085B" w:rsidRDefault="0033085B" w:rsidP="0033085B">
                        <w:pPr>
                          <w:spacing w:after="0" w:line="240" w:lineRule="auto"/>
                          <w:jc w:val="center"/>
                          <w:rPr>
                            <w:rFonts w:ascii="Arial Narrow" w:hAnsi="Arial Narrow"/>
                          </w:rPr>
                        </w:pPr>
                      </w:p>
                      <w:p w14:paraId="6C74B78E" w14:textId="77777777" w:rsidR="0033085B" w:rsidRPr="006255BF" w:rsidRDefault="0033085B" w:rsidP="0033085B">
                        <w:pPr>
                          <w:spacing w:after="0" w:line="240" w:lineRule="auto"/>
                          <w:jc w:val="center"/>
                          <w:rPr>
                            <w:rFonts w:ascii="Arial Narrow" w:hAnsi="Arial Narrow"/>
                          </w:rPr>
                        </w:pPr>
                      </w:p>
                    </w:txbxContent>
                  </v:textbox>
                </v:shape>
              </w:pict>
            </mc:Fallback>
          </mc:AlternateContent>
        </w:r>
        <w:r w:rsidR="004E2FA4" w:rsidDel="00B23BD9">
          <w:rPr>
            <w:rFonts w:ascii="Arial Narrow" w:hAnsi="Arial Narrow"/>
            <w:b/>
            <w:sz w:val="24"/>
            <w:szCs w:val="24"/>
          </w:rPr>
          <w:delText>DATA PRIVACY</w:delText>
        </w:r>
      </w:del>
    </w:p>
    <w:p w14:paraId="4E85F39B" w14:textId="23E48AB9" w:rsidR="004E2FA4" w:rsidRPr="00566D7E" w:rsidDel="00B23BD9" w:rsidRDefault="004E2FA4">
      <w:pPr>
        <w:spacing w:after="0" w:line="240" w:lineRule="auto"/>
        <w:jc w:val="center"/>
        <w:rPr>
          <w:del w:id="359" w:author="User" w:date="2020-01-21T17:15:00Z"/>
          <w:rFonts w:ascii="Arial Narrow" w:hAnsi="Arial Narrow"/>
          <w:sz w:val="24"/>
          <w:szCs w:val="24"/>
        </w:rPr>
        <w:pPrChange w:id="360" w:author="User" w:date="2020-01-21T17:15:00Z">
          <w:pPr>
            <w:pStyle w:val="ListParagraph"/>
            <w:spacing w:after="0" w:line="240" w:lineRule="auto"/>
            <w:jc w:val="both"/>
          </w:pPr>
        </w:pPrChange>
      </w:pPr>
    </w:p>
    <w:p w14:paraId="03DF58C1" w14:textId="0298DB9B" w:rsidR="004E2FA4" w:rsidRPr="004E2FA4" w:rsidDel="00B23BD9" w:rsidRDefault="002074C8">
      <w:pPr>
        <w:spacing w:after="0" w:line="240" w:lineRule="auto"/>
        <w:jc w:val="center"/>
        <w:rPr>
          <w:del w:id="361" w:author="User" w:date="2020-01-21T17:15:00Z"/>
          <w:rFonts w:ascii="Arial Narrow" w:hAnsi="Arial Narrow"/>
          <w:sz w:val="24"/>
          <w:szCs w:val="24"/>
        </w:rPr>
        <w:pPrChange w:id="362" w:author="User" w:date="2020-01-21T17:15:00Z">
          <w:pPr>
            <w:spacing w:after="0" w:line="240" w:lineRule="auto"/>
            <w:ind w:left="720" w:right="56"/>
            <w:jc w:val="both"/>
          </w:pPr>
        </w:pPrChange>
      </w:pPr>
      <w:del w:id="363" w:author="User" w:date="2020-01-21T17:15:00Z">
        <w:r w:rsidRPr="002074C8" w:rsidDel="00B23BD9">
          <w:rPr>
            <w:rFonts w:ascii="Arial Narrow" w:hAnsi="Arial Narrow"/>
            <w:sz w:val="24"/>
            <w:szCs w:val="24"/>
            <w:lang w:val="en-US"/>
          </w:rPr>
          <w:delText xml:space="preserve">Any and all information provided by the </w:delText>
        </w:r>
        <w:r w:rsidDel="00B23BD9">
          <w:rPr>
            <w:rFonts w:ascii="Arial Narrow" w:hAnsi="Arial Narrow"/>
            <w:sz w:val="24"/>
            <w:szCs w:val="24"/>
            <w:lang w:val="en-US"/>
          </w:rPr>
          <w:delText>Scholar</w:delText>
        </w:r>
        <w:r w:rsidRPr="002074C8" w:rsidDel="00B23BD9">
          <w:rPr>
            <w:rFonts w:ascii="Arial Narrow" w:hAnsi="Arial Narrow"/>
            <w:sz w:val="24"/>
            <w:szCs w:val="24"/>
            <w:lang w:val="en-US"/>
          </w:rPr>
          <w:delText xml:space="preserve">, as a data subject, through the online application form shall be received, processed, and stored solely for the purpose of the program. Information provided by the </w:delText>
        </w:r>
        <w:r w:rsidDel="00B23BD9">
          <w:rPr>
            <w:rFonts w:ascii="Arial Narrow" w:hAnsi="Arial Narrow"/>
            <w:sz w:val="24"/>
            <w:szCs w:val="24"/>
            <w:lang w:val="en-US"/>
          </w:rPr>
          <w:delText>Scholar</w:delText>
        </w:r>
        <w:r w:rsidRPr="002074C8" w:rsidDel="00B23BD9">
          <w:rPr>
            <w:rFonts w:ascii="Arial Narrow" w:hAnsi="Arial Narrow"/>
            <w:sz w:val="24"/>
            <w:szCs w:val="24"/>
            <w:lang w:val="en-US"/>
          </w:rPr>
          <w:delText xml:space="preserve"> shall also be processed with </w:delText>
        </w:r>
        <w:r w:rsidDel="00B23BD9">
          <w:rPr>
            <w:rFonts w:ascii="Arial Narrow" w:hAnsi="Arial Narrow"/>
            <w:sz w:val="24"/>
            <w:szCs w:val="24"/>
            <w:lang w:val="en-US"/>
          </w:rPr>
          <w:delText>the University Senior High School Engagement Office; College of Science</w:delText>
        </w:r>
        <w:r w:rsidRPr="002074C8" w:rsidDel="00B23BD9">
          <w:rPr>
            <w:rFonts w:ascii="Arial Narrow" w:hAnsi="Arial Narrow"/>
            <w:sz w:val="24"/>
            <w:szCs w:val="24"/>
            <w:lang w:val="en-US"/>
          </w:rPr>
          <w:delText xml:space="preserve">; </w:delText>
        </w:r>
        <w:r w:rsidDel="00B23BD9">
          <w:rPr>
            <w:rFonts w:ascii="Arial Narrow" w:hAnsi="Arial Narrow"/>
            <w:sz w:val="24"/>
            <w:szCs w:val="24"/>
            <w:lang w:val="en-US"/>
          </w:rPr>
          <w:delText>College of Computer Studies</w:delText>
        </w:r>
        <w:r w:rsidRPr="002074C8" w:rsidDel="00B23BD9">
          <w:rPr>
            <w:rFonts w:ascii="Arial Narrow" w:hAnsi="Arial Narrow"/>
            <w:sz w:val="24"/>
            <w:szCs w:val="24"/>
            <w:lang w:val="en-US"/>
          </w:rPr>
          <w:delText xml:space="preserve">; and </w:delText>
        </w:r>
        <w:r w:rsidDel="00B23BD9">
          <w:rPr>
            <w:rFonts w:ascii="Arial Narrow" w:hAnsi="Arial Narrow"/>
            <w:sz w:val="24"/>
            <w:szCs w:val="24"/>
            <w:lang w:val="en-US"/>
          </w:rPr>
          <w:delText xml:space="preserve">Gokongwei College of Engineering </w:delText>
        </w:r>
        <w:r w:rsidRPr="002074C8" w:rsidDel="00B23BD9">
          <w:rPr>
            <w:rFonts w:ascii="Arial Narrow" w:hAnsi="Arial Narrow"/>
            <w:sz w:val="24"/>
            <w:szCs w:val="24"/>
            <w:lang w:val="en-US"/>
          </w:rPr>
          <w:delText xml:space="preserve">also for the sole purpose of the program. Lastly, any and all information provided by the </w:delText>
        </w:r>
        <w:r w:rsidDel="00B23BD9">
          <w:rPr>
            <w:rFonts w:ascii="Arial Narrow" w:hAnsi="Arial Narrow"/>
            <w:sz w:val="24"/>
            <w:szCs w:val="24"/>
            <w:lang w:val="en-US"/>
          </w:rPr>
          <w:delText>Scholar</w:delText>
        </w:r>
        <w:r w:rsidRPr="002074C8" w:rsidDel="00B23BD9">
          <w:rPr>
            <w:rFonts w:ascii="Arial Narrow" w:hAnsi="Arial Narrow"/>
            <w:sz w:val="24"/>
            <w:szCs w:val="24"/>
            <w:lang w:val="en-US"/>
          </w:rPr>
          <w:delText xml:space="preserve"> and processed by the UNIVERSITY shall be kept confidential and shall be stored for a period </w:delText>
        </w:r>
        <w:r w:rsidR="00060887" w:rsidDel="00B23BD9">
          <w:rPr>
            <w:rFonts w:ascii="Arial Narrow" w:hAnsi="Arial Narrow"/>
            <w:sz w:val="24"/>
            <w:szCs w:val="24"/>
            <w:lang w:val="en-US"/>
          </w:rPr>
          <w:delText>of three</w:delText>
        </w:r>
        <w:r w:rsidRPr="002074C8" w:rsidDel="00B23BD9">
          <w:rPr>
            <w:rFonts w:ascii="Arial Narrow" w:hAnsi="Arial Narrow"/>
            <w:sz w:val="24"/>
            <w:szCs w:val="24"/>
            <w:lang w:val="en-US"/>
          </w:rPr>
          <w:delText xml:space="preserve"> (</w:delText>
        </w:r>
        <w:r w:rsidR="00060887" w:rsidDel="00B23BD9">
          <w:rPr>
            <w:rFonts w:ascii="Arial Narrow" w:hAnsi="Arial Narrow"/>
            <w:sz w:val="24"/>
            <w:szCs w:val="24"/>
            <w:lang w:val="en-US"/>
          </w:rPr>
          <w:delText>3</w:delText>
        </w:r>
        <w:r w:rsidRPr="002074C8" w:rsidDel="00B23BD9">
          <w:rPr>
            <w:rFonts w:ascii="Arial Narrow" w:hAnsi="Arial Narrow"/>
            <w:sz w:val="24"/>
            <w:szCs w:val="24"/>
            <w:lang w:val="en-US"/>
          </w:rPr>
          <w:delText>) year/s.</w:delText>
        </w:r>
      </w:del>
    </w:p>
    <w:p w14:paraId="2A5C969E" w14:textId="3D2D7EA8" w:rsidR="004E2FA4" w:rsidRPr="00775F76" w:rsidDel="00B23BD9" w:rsidRDefault="004E2FA4">
      <w:pPr>
        <w:spacing w:after="0" w:line="240" w:lineRule="auto"/>
        <w:jc w:val="center"/>
        <w:rPr>
          <w:del w:id="364" w:author="User" w:date="2020-01-21T17:15:00Z"/>
          <w:rFonts w:ascii="Arial Narrow" w:hAnsi="Arial Narrow"/>
          <w:sz w:val="24"/>
          <w:szCs w:val="24"/>
        </w:rPr>
        <w:pPrChange w:id="365" w:author="User" w:date="2020-01-21T17:15:00Z">
          <w:pPr>
            <w:spacing w:after="0" w:line="240" w:lineRule="auto"/>
            <w:ind w:left="720" w:right="56"/>
            <w:jc w:val="both"/>
          </w:pPr>
        </w:pPrChange>
      </w:pPr>
    </w:p>
    <w:p w14:paraId="1A60EA33" w14:textId="1560D977" w:rsidR="004E2FA4" w:rsidRPr="00566D7E" w:rsidDel="00B23BD9" w:rsidRDefault="004E2FA4">
      <w:pPr>
        <w:spacing w:after="0" w:line="240" w:lineRule="auto"/>
        <w:jc w:val="center"/>
        <w:rPr>
          <w:del w:id="366" w:author="User" w:date="2020-01-21T17:15:00Z"/>
          <w:rFonts w:ascii="Arial Narrow" w:hAnsi="Arial Narrow"/>
          <w:sz w:val="24"/>
          <w:szCs w:val="24"/>
        </w:rPr>
        <w:pPrChange w:id="367" w:author="User" w:date="2020-01-21T17:15:00Z">
          <w:pPr>
            <w:spacing w:after="0" w:line="240" w:lineRule="auto"/>
            <w:ind w:right="722"/>
            <w:jc w:val="both"/>
          </w:pPr>
        </w:pPrChange>
      </w:pPr>
    </w:p>
    <w:p w14:paraId="4D8C6E9E" w14:textId="483ACDFF" w:rsidR="006E1F97" w:rsidRPr="00566D7E" w:rsidDel="00B23BD9" w:rsidRDefault="006E1F97">
      <w:pPr>
        <w:spacing w:after="0" w:line="240" w:lineRule="auto"/>
        <w:jc w:val="center"/>
        <w:rPr>
          <w:del w:id="368" w:author="User" w:date="2020-01-21T17:15:00Z"/>
          <w:rFonts w:ascii="Arial Narrow" w:hAnsi="Arial Narrow"/>
          <w:b/>
          <w:sz w:val="24"/>
          <w:szCs w:val="24"/>
        </w:rPr>
        <w:pPrChange w:id="369" w:author="User" w:date="2020-01-21T17:15:00Z">
          <w:pPr>
            <w:pStyle w:val="ListParagraph"/>
            <w:numPr>
              <w:numId w:val="1"/>
            </w:numPr>
            <w:spacing w:after="0" w:line="240" w:lineRule="auto"/>
            <w:ind w:right="722" w:hanging="360"/>
            <w:jc w:val="both"/>
          </w:pPr>
        </w:pPrChange>
      </w:pPr>
      <w:del w:id="370" w:author="User" w:date="2020-01-21T17:15:00Z">
        <w:r w:rsidRPr="00566D7E" w:rsidDel="00B23BD9">
          <w:rPr>
            <w:rFonts w:ascii="Arial Narrow" w:hAnsi="Arial Narrow"/>
            <w:b/>
            <w:sz w:val="24"/>
            <w:szCs w:val="24"/>
          </w:rPr>
          <w:delText xml:space="preserve">PAYMENT OF </w:delText>
        </w:r>
        <w:r w:rsidR="00615618" w:rsidRPr="00566D7E" w:rsidDel="00B23BD9">
          <w:rPr>
            <w:rFonts w:ascii="Arial Narrow" w:hAnsi="Arial Narrow"/>
            <w:b/>
            <w:sz w:val="24"/>
            <w:szCs w:val="24"/>
          </w:rPr>
          <w:delText>AGENCY</w:delText>
        </w:r>
        <w:r w:rsidRPr="00566D7E" w:rsidDel="00B23BD9">
          <w:rPr>
            <w:rFonts w:ascii="Arial Narrow" w:hAnsi="Arial Narrow"/>
            <w:b/>
            <w:sz w:val="24"/>
            <w:szCs w:val="24"/>
          </w:rPr>
          <w:delText xml:space="preserve"> FEES</w:delText>
        </w:r>
      </w:del>
    </w:p>
    <w:p w14:paraId="1F7C8602" w14:textId="12FD9205" w:rsidR="002D3A72" w:rsidRPr="00566D7E" w:rsidDel="00B23BD9" w:rsidRDefault="002D3A72">
      <w:pPr>
        <w:spacing w:after="0" w:line="240" w:lineRule="auto"/>
        <w:jc w:val="center"/>
        <w:rPr>
          <w:del w:id="371" w:author="User" w:date="2020-01-21T17:15:00Z"/>
          <w:rFonts w:ascii="Arial Narrow" w:hAnsi="Arial Narrow"/>
          <w:b/>
          <w:sz w:val="24"/>
          <w:szCs w:val="24"/>
        </w:rPr>
        <w:pPrChange w:id="372" w:author="User" w:date="2020-01-21T17:15:00Z">
          <w:pPr>
            <w:pStyle w:val="ListParagraph"/>
            <w:spacing w:after="0" w:line="240" w:lineRule="auto"/>
            <w:ind w:right="722"/>
            <w:jc w:val="both"/>
          </w:pPr>
        </w:pPrChange>
      </w:pPr>
    </w:p>
    <w:p w14:paraId="072DAFB4" w14:textId="19C0490B" w:rsidR="00D5209C" w:rsidRPr="00566D7E" w:rsidDel="00B23BD9" w:rsidRDefault="0033085B">
      <w:pPr>
        <w:spacing w:after="0" w:line="240" w:lineRule="auto"/>
        <w:jc w:val="center"/>
        <w:rPr>
          <w:del w:id="373" w:author="User" w:date="2020-01-21T17:15:00Z"/>
          <w:rFonts w:ascii="Arial Narrow" w:hAnsi="Arial Narrow" w:cs="Arial"/>
          <w:sz w:val="24"/>
          <w:szCs w:val="24"/>
        </w:rPr>
        <w:pPrChange w:id="374" w:author="User" w:date="2020-01-21T17:15:00Z">
          <w:pPr>
            <w:spacing w:after="0" w:line="240" w:lineRule="auto"/>
            <w:ind w:left="720" w:right="2"/>
            <w:jc w:val="both"/>
          </w:pPr>
        </w:pPrChange>
      </w:pPr>
      <w:del w:id="375" w:author="User" w:date="2020-01-21T17:15:00Z">
        <w:r w:rsidDel="00B23BD9">
          <w:rPr>
            <w:rFonts w:ascii="Arial Narrow" w:hAnsi="Arial Narrow"/>
            <w:b/>
            <w:noProof/>
            <w:sz w:val="24"/>
            <w:szCs w:val="24"/>
            <w:lang w:eastAsia="en-PH"/>
          </w:rPr>
          <mc:AlternateContent>
            <mc:Choice Requires="wps">
              <w:drawing>
                <wp:anchor distT="0" distB="0" distL="114300" distR="114300" simplePos="0" relativeHeight="251798528" behindDoc="0" locked="0" layoutInCell="1" allowOverlap="1" wp14:anchorId="6B47032E" wp14:editId="377158DD">
                  <wp:simplePos x="0" y="0"/>
                  <wp:positionH relativeFrom="column">
                    <wp:posOffset>-733425</wp:posOffset>
                  </wp:positionH>
                  <wp:positionV relativeFrom="paragraph">
                    <wp:posOffset>186690</wp:posOffset>
                  </wp:positionV>
                  <wp:extent cx="503555" cy="2157730"/>
                  <wp:effectExtent l="0" t="0" r="1905" b="0"/>
                  <wp:wrapSquare wrapText="bothSides"/>
                  <wp:docPr id="2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55" cy="2157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538BB1" w14:textId="77777777" w:rsidR="0033085B" w:rsidRPr="00BB65F1" w:rsidRDefault="0033085B" w:rsidP="0033085B">
                              <w:pPr>
                                <w:spacing w:after="0" w:line="240" w:lineRule="auto"/>
                                <w:jc w:val="center"/>
                                <w:rPr>
                                  <w:rFonts w:ascii="Arial Narrow" w:hAnsi="Arial Narrow"/>
                                  <w:b/>
                                </w:rPr>
                              </w:pPr>
                              <w:r>
                                <w:rPr>
                                  <w:rFonts w:ascii="Arial Narrow" w:hAnsi="Arial Narrow"/>
                                  <w:b/>
                                </w:rPr>
                                <w:t>LILIA T. HABACON</w:t>
                              </w:r>
                            </w:p>
                            <w:p w14:paraId="7F22E7FA" w14:textId="77777777" w:rsidR="0033085B" w:rsidRPr="006255BF" w:rsidRDefault="0033085B" w:rsidP="0033085B">
                              <w:pPr>
                                <w:spacing w:after="0" w:line="240" w:lineRule="auto"/>
                                <w:jc w:val="center"/>
                                <w:rPr>
                                  <w:rFonts w:ascii="Arial Narrow" w:hAnsi="Arial Narrow"/>
                                </w:rPr>
                              </w:pPr>
                              <w:r w:rsidRPr="00BB65F1">
                                <w:rPr>
                                  <w:rFonts w:ascii="Arial Narrow" w:hAnsi="Arial Narrow"/>
                                </w:rPr>
                                <w:t>Executive Director, PSHS System</w:t>
                              </w:r>
                            </w:p>
                          </w:txbxContent>
                        </wps:txbx>
                        <wps:bodyPr rot="0" vert="vert270"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B47032E" id="_x0000_s1053" type="#_x0000_t202" style="position:absolute;left:0;text-align:left;margin-left:-57.75pt;margin-top:14.7pt;width:39.65pt;height:169.9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" stroked="f">
                  <v:textbox style="layout-flow:vertical;mso-layout-flow-alt:bottom-to-top;mso-fit-shape-to-text:t">
                    <w:txbxContent>
                      <w:p w14:paraId="6B538BB1" w14:textId="77777777" w:rsidR="0033085B" w:rsidRPr="00BB65F1" w:rsidRDefault="0033085B" w:rsidP="0033085B">
                        <w:pPr>
                          <w:spacing w:after="0" w:line="240" w:lineRule="auto"/>
                          <w:jc w:val="center"/>
                          <w:rPr>
                            <w:rFonts w:ascii="Arial Narrow" w:hAnsi="Arial Narrow"/>
                            <w:b/>
                          </w:rPr>
                        </w:pPr>
                        <w:r>
                          <w:rPr>
                            <w:rFonts w:ascii="Arial Narrow" w:hAnsi="Arial Narrow"/>
                            <w:b/>
                          </w:rPr>
                          <w:t>LILIA T. HABACON</w:t>
                        </w:r>
                      </w:p>
                      <w:p w14:paraId="7F22E7FA" w14:textId="77777777" w:rsidR="0033085B" w:rsidRPr="006255BF" w:rsidRDefault="0033085B" w:rsidP="0033085B">
                        <w:pPr>
                          <w:spacing w:after="0" w:line="240" w:lineRule="auto"/>
                          <w:jc w:val="center"/>
                          <w:rPr>
                            <w:rFonts w:ascii="Arial Narrow" w:hAnsi="Arial Narrow"/>
                          </w:rPr>
                        </w:pPr>
                        <w:r w:rsidRPr="00BB65F1">
                          <w:rPr>
                            <w:rFonts w:ascii="Arial Narrow" w:hAnsi="Arial Narrow"/>
                          </w:rPr>
                          <w:t>Executive Director, PSHS System</w:t>
                        </w:r>
                      </w:p>
                    </w:txbxContent>
                  </v:textbox>
                  <w10:wrap type="square"/>
                </v:shape>
              </w:pict>
            </mc:Fallback>
          </mc:AlternateContent>
        </w:r>
        <w:r w:rsidR="006E1F97" w:rsidRPr="00566D7E" w:rsidDel="00B23BD9">
          <w:rPr>
            <w:rFonts w:ascii="Arial Narrow" w:hAnsi="Arial Narrow" w:cs="Arial"/>
            <w:sz w:val="24"/>
            <w:szCs w:val="24"/>
          </w:rPr>
          <w:delText xml:space="preserve">The </w:delText>
        </w:r>
        <w:r w:rsidR="006F28E1" w:rsidRPr="00566D7E" w:rsidDel="00B23BD9">
          <w:rPr>
            <w:rFonts w:ascii="Arial Narrow" w:hAnsi="Arial Narrow" w:cs="Arial"/>
            <w:sz w:val="24"/>
            <w:szCs w:val="24"/>
          </w:rPr>
          <w:delText xml:space="preserve">UNIVERSITY may charge the SYSTEM minimal fees to cover </w:delText>
        </w:r>
        <w:r w:rsidR="00E56C7A" w:rsidDel="00B23BD9">
          <w:rPr>
            <w:rFonts w:ascii="Arial Narrow" w:hAnsi="Arial Narrow" w:cs="Arial"/>
            <w:sz w:val="24"/>
            <w:szCs w:val="24"/>
          </w:rPr>
          <w:delText>immersion</w:delText>
        </w:r>
        <w:r w:rsidR="006F28E1" w:rsidRPr="00566D7E" w:rsidDel="00B23BD9">
          <w:rPr>
            <w:rFonts w:ascii="Arial Narrow" w:hAnsi="Arial Narrow" w:cs="Arial"/>
            <w:sz w:val="24"/>
            <w:szCs w:val="24"/>
          </w:rPr>
          <w:delText xml:space="preserve">-related expenses such as </w:delText>
        </w:r>
        <w:r w:rsidR="006E1F97" w:rsidRPr="00566D7E" w:rsidDel="00B23BD9">
          <w:rPr>
            <w:rFonts w:ascii="Arial Narrow" w:hAnsi="Arial Narrow" w:cs="Arial"/>
            <w:sz w:val="24"/>
            <w:szCs w:val="24"/>
            <w:shd w:val="clear" w:color="auto" w:fill="FFFFFF"/>
          </w:rPr>
          <w:delText xml:space="preserve">laboratory </w:delText>
        </w:r>
        <w:r w:rsidR="006F28E1" w:rsidRPr="00566D7E" w:rsidDel="00B23BD9">
          <w:rPr>
            <w:rFonts w:ascii="Arial Narrow" w:hAnsi="Arial Narrow" w:cs="Arial"/>
            <w:sz w:val="24"/>
            <w:szCs w:val="24"/>
            <w:shd w:val="clear" w:color="auto" w:fill="FFFFFF"/>
          </w:rPr>
          <w:delText xml:space="preserve">and office </w:delText>
        </w:r>
        <w:r w:rsidR="006E1F97" w:rsidRPr="00566D7E" w:rsidDel="00B23BD9">
          <w:rPr>
            <w:rFonts w:ascii="Arial Narrow" w:hAnsi="Arial Narrow" w:cs="Arial"/>
            <w:sz w:val="24"/>
            <w:szCs w:val="24"/>
            <w:shd w:val="clear" w:color="auto" w:fill="FFFFFF"/>
          </w:rPr>
          <w:delText>supplies</w:delText>
        </w:r>
        <w:r w:rsidR="006F28E1" w:rsidRPr="00566D7E" w:rsidDel="00B23BD9">
          <w:rPr>
            <w:rFonts w:ascii="Arial Narrow" w:hAnsi="Arial Narrow" w:cs="Arial"/>
            <w:sz w:val="24"/>
            <w:szCs w:val="24"/>
            <w:shd w:val="clear" w:color="auto" w:fill="FFFFFF"/>
          </w:rPr>
          <w:delText>,</w:delText>
        </w:r>
        <w:r w:rsidR="006E1F97" w:rsidRPr="00566D7E" w:rsidDel="00B23BD9">
          <w:rPr>
            <w:rFonts w:ascii="Arial Narrow" w:hAnsi="Arial Narrow" w:cs="Arial"/>
            <w:sz w:val="24"/>
            <w:szCs w:val="24"/>
            <w:shd w:val="clear" w:color="auto" w:fill="FFFFFF"/>
          </w:rPr>
          <w:delText xml:space="preserve"> facility surcharge</w:delText>
        </w:r>
        <w:r w:rsidR="006F28E1" w:rsidRPr="00566D7E" w:rsidDel="00B23BD9">
          <w:rPr>
            <w:rFonts w:ascii="Arial Narrow" w:hAnsi="Arial Narrow" w:cs="Arial"/>
            <w:sz w:val="24"/>
            <w:szCs w:val="24"/>
          </w:rPr>
          <w:delText xml:space="preserve">s and the like, IF required by the participating </w:delText>
        </w:r>
        <w:r w:rsidR="00B37207" w:rsidRPr="00566D7E" w:rsidDel="00B23BD9">
          <w:rPr>
            <w:rFonts w:ascii="Arial Narrow" w:hAnsi="Arial Narrow" w:cs="Arial"/>
            <w:sz w:val="24"/>
            <w:szCs w:val="24"/>
          </w:rPr>
          <w:delText>Institute</w:delText>
        </w:r>
        <w:r w:rsidR="006F28E1" w:rsidRPr="00566D7E" w:rsidDel="00B23BD9">
          <w:rPr>
            <w:rFonts w:ascii="Arial Narrow" w:hAnsi="Arial Narrow" w:cs="Arial"/>
            <w:sz w:val="24"/>
            <w:szCs w:val="24"/>
          </w:rPr>
          <w:delText xml:space="preserve"> or Department.  </w:delText>
        </w:r>
        <w:r w:rsidR="00A36831" w:rsidRPr="00566D7E" w:rsidDel="00B23BD9">
          <w:rPr>
            <w:rFonts w:ascii="Arial Narrow" w:hAnsi="Arial Narrow" w:cs="Arial"/>
            <w:sz w:val="24"/>
            <w:szCs w:val="24"/>
          </w:rPr>
          <w:delText xml:space="preserve"> Payment shall be made at least two (2) weeks before the commencement of the </w:delText>
        </w:r>
        <w:r w:rsidR="00E56C7A" w:rsidDel="00B23BD9">
          <w:rPr>
            <w:rFonts w:ascii="Arial Narrow" w:hAnsi="Arial Narrow" w:cs="Arial"/>
            <w:sz w:val="24"/>
            <w:szCs w:val="24"/>
          </w:rPr>
          <w:delText>immersion</w:delText>
        </w:r>
        <w:r w:rsidR="00A36831" w:rsidRPr="00566D7E" w:rsidDel="00B23BD9">
          <w:rPr>
            <w:rFonts w:ascii="Arial Narrow" w:hAnsi="Arial Narrow" w:cs="Arial"/>
            <w:sz w:val="24"/>
            <w:szCs w:val="24"/>
          </w:rPr>
          <w:delText xml:space="preserve"> program.</w:delText>
        </w:r>
      </w:del>
    </w:p>
    <w:p w14:paraId="7EBA4FF9" w14:textId="00BEDC4E" w:rsidR="008F6A8D" w:rsidDel="00B23BD9" w:rsidRDefault="008F6A8D">
      <w:pPr>
        <w:spacing w:after="0" w:line="240" w:lineRule="auto"/>
        <w:jc w:val="center"/>
        <w:rPr>
          <w:del w:id="376" w:author="User" w:date="2020-01-21T17:15:00Z"/>
          <w:rFonts w:ascii="Arial Narrow" w:hAnsi="Arial Narrow" w:cs="Arial"/>
          <w:sz w:val="24"/>
          <w:szCs w:val="24"/>
        </w:rPr>
        <w:pPrChange w:id="377" w:author="User" w:date="2020-01-21T17:15:00Z">
          <w:pPr>
            <w:spacing w:after="0" w:line="240" w:lineRule="auto"/>
            <w:ind w:right="2"/>
            <w:jc w:val="both"/>
          </w:pPr>
        </w:pPrChange>
      </w:pPr>
    </w:p>
    <w:p w14:paraId="637D1FAA" w14:textId="35163D61" w:rsidR="00BE390E" w:rsidRPr="00566D7E" w:rsidDel="00B23BD9" w:rsidRDefault="00BE390E">
      <w:pPr>
        <w:spacing w:after="0" w:line="240" w:lineRule="auto"/>
        <w:jc w:val="center"/>
        <w:rPr>
          <w:del w:id="378" w:author="User" w:date="2020-01-21T17:15:00Z"/>
          <w:rFonts w:ascii="Arial Narrow" w:hAnsi="Arial Narrow" w:cs="Arial"/>
          <w:sz w:val="24"/>
          <w:szCs w:val="24"/>
        </w:rPr>
        <w:pPrChange w:id="379" w:author="User" w:date="2020-01-21T17:15:00Z">
          <w:pPr>
            <w:spacing w:after="0" w:line="240" w:lineRule="auto"/>
            <w:ind w:right="2"/>
            <w:jc w:val="both"/>
          </w:pPr>
        </w:pPrChange>
      </w:pPr>
    </w:p>
    <w:p w14:paraId="4C9AFD84" w14:textId="21CC1196" w:rsidR="008F6A8D" w:rsidRPr="00556850" w:rsidDel="00B23BD9" w:rsidRDefault="008F6A8D">
      <w:pPr>
        <w:spacing w:after="0" w:line="240" w:lineRule="auto"/>
        <w:jc w:val="center"/>
        <w:rPr>
          <w:del w:id="380" w:author="User" w:date="2020-01-21T17:15:00Z"/>
          <w:rFonts w:ascii="Arial Narrow" w:hAnsi="Arial Narrow" w:cs="Arial"/>
          <w:b/>
          <w:sz w:val="24"/>
          <w:szCs w:val="24"/>
        </w:rPr>
        <w:pPrChange w:id="381" w:author="User" w:date="2020-01-21T17:15:00Z">
          <w:pPr>
            <w:pStyle w:val="ListParagraph"/>
            <w:numPr>
              <w:numId w:val="1"/>
            </w:numPr>
            <w:spacing w:after="0" w:line="240" w:lineRule="auto"/>
            <w:ind w:right="2" w:hanging="360"/>
            <w:jc w:val="both"/>
          </w:pPr>
        </w:pPrChange>
      </w:pPr>
      <w:del w:id="382" w:author="User" w:date="2020-01-21T17:15:00Z">
        <w:r w:rsidRPr="00556850" w:rsidDel="00B23BD9">
          <w:rPr>
            <w:rFonts w:ascii="Arial Narrow" w:hAnsi="Arial Narrow" w:cs="Arial"/>
            <w:b/>
            <w:sz w:val="24"/>
            <w:szCs w:val="24"/>
          </w:rPr>
          <w:delText>DISPUTE RESOLUTION, GOVERNING LAW, AND VENUE OF ACTIONS</w:delText>
        </w:r>
      </w:del>
    </w:p>
    <w:p w14:paraId="70FC86BE" w14:textId="1451B0F5" w:rsidR="008F6A8D" w:rsidRPr="00556850" w:rsidDel="00B23BD9" w:rsidRDefault="0033085B">
      <w:pPr>
        <w:spacing w:after="0" w:line="240" w:lineRule="auto"/>
        <w:jc w:val="center"/>
        <w:rPr>
          <w:del w:id="383" w:author="User" w:date="2020-01-21T17:15:00Z"/>
          <w:rFonts w:ascii="Arial Narrow" w:hAnsi="Arial Narrow" w:cs="Arial"/>
          <w:sz w:val="24"/>
          <w:szCs w:val="24"/>
        </w:rPr>
        <w:pPrChange w:id="384" w:author="User" w:date="2020-01-21T17:15:00Z">
          <w:pPr>
            <w:spacing w:after="0" w:line="240" w:lineRule="auto"/>
            <w:ind w:right="2"/>
            <w:jc w:val="both"/>
          </w:pPr>
        </w:pPrChange>
      </w:pPr>
      <w:del w:id="385" w:author="User" w:date="2020-01-21T17:15:00Z">
        <w:r w:rsidRPr="00812C67" w:rsidDel="00B23BD9">
          <w:rPr>
            <w:rFonts w:ascii="Arial Narrow" w:hAnsi="Arial Narrow"/>
            <w:noProof/>
            <w:sz w:val="24"/>
            <w:szCs w:val="24"/>
            <w:lang w:eastAsia="en-PH"/>
          </w:rPr>
          <mc:AlternateContent>
            <mc:Choice Requires="wps">
              <w:drawing>
                <wp:anchor distT="0" distB="0" distL="114300" distR="114300" simplePos="0" relativeHeight="251794432" behindDoc="0" locked="0" layoutInCell="1" allowOverlap="1" wp14:anchorId="4AE06DCF" wp14:editId="05884A04">
                  <wp:simplePos x="0" y="0"/>
                  <wp:positionH relativeFrom="column">
                    <wp:posOffset>5805170</wp:posOffset>
                  </wp:positionH>
                  <wp:positionV relativeFrom="paragraph">
                    <wp:posOffset>78740</wp:posOffset>
                  </wp:positionV>
                  <wp:extent cx="556895" cy="2315845"/>
                  <wp:effectExtent l="0" t="0" r="0" b="8255"/>
                  <wp:wrapNone/>
                  <wp:docPr id="2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895" cy="2315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441ECE" w14:textId="77777777" w:rsidR="0033085B" w:rsidRPr="00BB65F1" w:rsidRDefault="0033085B" w:rsidP="0033085B">
                              <w:pPr>
                                <w:spacing w:after="0" w:line="240" w:lineRule="auto"/>
                                <w:jc w:val="center"/>
                                <w:rPr>
                                  <w:rFonts w:ascii="Arial Narrow" w:hAnsi="Arial Narrow"/>
                                  <w:b/>
                                </w:rPr>
                              </w:pPr>
                              <w:r>
                                <w:rPr>
                                  <w:rFonts w:ascii="Arial Narrow" w:hAnsi="Arial Narrow"/>
                                  <w:b/>
                                </w:rPr>
                                <w:t>JONATHAN DUNGCA, PhD</w:t>
                              </w:r>
                            </w:p>
                            <w:p w14:paraId="375E83A0" w14:textId="77777777" w:rsidR="0033085B" w:rsidRDefault="0033085B" w:rsidP="0033085B">
                              <w:pPr>
                                <w:spacing w:after="0" w:line="240" w:lineRule="auto"/>
                                <w:jc w:val="center"/>
                                <w:rPr>
                                  <w:rFonts w:ascii="Arial Narrow" w:hAnsi="Arial Narrow"/>
                                </w:rPr>
                              </w:pPr>
                              <w:r>
                                <w:rPr>
                                  <w:rFonts w:ascii="Arial Narrow" w:hAnsi="Arial Narrow"/>
                                </w:rPr>
                                <w:t>Dean, Gokongwei College of Engineering</w:t>
                              </w:r>
                            </w:p>
                            <w:p w14:paraId="3FEC7335" w14:textId="77777777" w:rsidR="0033085B" w:rsidRDefault="0033085B" w:rsidP="0033085B">
                              <w:pPr>
                                <w:spacing w:after="0" w:line="240" w:lineRule="auto"/>
                                <w:jc w:val="center"/>
                                <w:rPr>
                                  <w:rFonts w:ascii="Arial Narrow" w:hAnsi="Arial Narrow"/>
                                </w:rPr>
                              </w:pPr>
                            </w:p>
                            <w:p w14:paraId="6D0C892D" w14:textId="77777777" w:rsidR="0033085B" w:rsidRPr="006255BF" w:rsidRDefault="0033085B" w:rsidP="0033085B">
                              <w:pPr>
                                <w:spacing w:after="0" w:line="240" w:lineRule="auto"/>
                                <w:jc w:val="center"/>
                                <w:rPr>
                                  <w:rFonts w:ascii="Arial Narrow" w:hAnsi="Arial Narrow"/>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06DCF" id="_x0000_s1054" type="#_x0000_t202" style="position:absolute;left:0;text-align:left;margin-left:457.1pt;margin-top:6.2pt;width:43.85pt;height:182.3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" stroked="f">
                  <v:textbox style="layout-flow:vertical;mso-layout-flow-alt:bottom-to-top">
                    <w:txbxContent>
                      <w:p w14:paraId="13441ECE" w14:textId="77777777" w:rsidR="0033085B" w:rsidRPr="00BB65F1" w:rsidRDefault="0033085B" w:rsidP="0033085B">
                        <w:pPr>
                          <w:spacing w:after="0" w:line="240" w:lineRule="auto"/>
                          <w:jc w:val="center"/>
                          <w:rPr>
                            <w:rFonts w:ascii="Arial Narrow" w:hAnsi="Arial Narrow"/>
                            <w:b/>
                          </w:rPr>
                        </w:pPr>
                        <w:r>
                          <w:rPr>
                            <w:rFonts w:ascii="Arial Narrow" w:hAnsi="Arial Narrow"/>
                            <w:b/>
                          </w:rPr>
                          <w:t>JONATHAN DUNGCA, PhD</w:t>
                        </w:r>
                      </w:p>
                      <w:p w14:paraId="375E83A0" w14:textId="77777777" w:rsidR="0033085B" w:rsidRDefault="0033085B" w:rsidP="0033085B">
                        <w:pPr>
                          <w:spacing w:after="0" w:line="240" w:lineRule="auto"/>
                          <w:jc w:val="center"/>
                          <w:rPr>
                            <w:rFonts w:ascii="Arial Narrow" w:hAnsi="Arial Narrow"/>
                          </w:rPr>
                        </w:pPr>
                        <w:r>
                          <w:rPr>
                            <w:rFonts w:ascii="Arial Narrow" w:hAnsi="Arial Narrow"/>
                          </w:rPr>
                          <w:t>Dean, Gokongwei College of Engineering</w:t>
                        </w:r>
                      </w:p>
                      <w:p w14:paraId="3FEC7335" w14:textId="77777777" w:rsidR="0033085B" w:rsidRDefault="0033085B" w:rsidP="0033085B">
                        <w:pPr>
                          <w:spacing w:after="0" w:line="240" w:lineRule="auto"/>
                          <w:jc w:val="center"/>
                          <w:rPr>
                            <w:rFonts w:ascii="Arial Narrow" w:hAnsi="Arial Narrow"/>
                          </w:rPr>
                        </w:pPr>
                      </w:p>
                      <w:p w14:paraId="6D0C892D" w14:textId="77777777" w:rsidR="0033085B" w:rsidRPr="006255BF" w:rsidRDefault="0033085B" w:rsidP="0033085B">
                        <w:pPr>
                          <w:spacing w:after="0" w:line="240" w:lineRule="auto"/>
                          <w:jc w:val="center"/>
                          <w:rPr>
                            <w:rFonts w:ascii="Arial Narrow" w:hAnsi="Arial Narrow"/>
                          </w:rPr>
                        </w:pPr>
                      </w:p>
                    </w:txbxContent>
                  </v:textbox>
                </v:shape>
              </w:pict>
            </mc:Fallback>
          </mc:AlternateContent>
        </w:r>
      </w:del>
    </w:p>
    <w:p w14:paraId="22CA2667" w14:textId="5A0B40B4" w:rsidR="008F6A8D" w:rsidRPr="00556850" w:rsidDel="00B23BD9" w:rsidRDefault="008F6A8D">
      <w:pPr>
        <w:spacing w:after="0" w:line="240" w:lineRule="auto"/>
        <w:jc w:val="center"/>
        <w:rPr>
          <w:del w:id="386" w:author="User" w:date="2020-01-21T17:15:00Z"/>
          <w:rFonts w:ascii="Arial Narrow" w:hAnsi="Arial Narrow" w:cs="Arial"/>
          <w:sz w:val="24"/>
          <w:szCs w:val="24"/>
        </w:rPr>
        <w:pPrChange w:id="387" w:author="User" w:date="2020-01-21T17:15:00Z">
          <w:pPr>
            <w:spacing w:after="0" w:line="240" w:lineRule="auto"/>
            <w:ind w:left="720" w:right="2"/>
            <w:jc w:val="both"/>
          </w:pPr>
        </w:pPrChange>
      </w:pPr>
      <w:del w:id="388" w:author="User" w:date="2020-01-21T17:15:00Z">
        <w:r w:rsidRPr="00556850" w:rsidDel="00B23BD9">
          <w:rPr>
            <w:rFonts w:ascii="Arial Narrow" w:hAnsi="Arial Narrow" w:cs="Arial"/>
            <w:sz w:val="24"/>
            <w:szCs w:val="24"/>
          </w:rPr>
          <w:delText>Any and all disputes arising out of or relating to this Memorandum shall be subject to good faith negotiations between the parties before legal proceedings pursuant to the provisions of the Alternative Dispute Resolution Law.</w:delText>
        </w:r>
      </w:del>
    </w:p>
    <w:p w14:paraId="40300F2A" w14:textId="7CBE29EE" w:rsidR="008F6A8D" w:rsidRPr="00556850" w:rsidDel="00B23BD9" w:rsidRDefault="008F6A8D">
      <w:pPr>
        <w:spacing w:after="0" w:line="240" w:lineRule="auto"/>
        <w:jc w:val="center"/>
        <w:rPr>
          <w:del w:id="389" w:author="User" w:date="2020-01-21T17:15:00Z"/>
          <w:rFonts w:ascii="Arial Narrow" w:hAnsi="Arial Narrow" w:cs="Arial"/>
          <w:sz w:val="24"/>
          <w:szCs w:val="24"/>
        </w:rPr>
        <w:pPrChange w:id="390" w:author="User" w:date="2020-01-21T17:15:00Z">
          <w:pPr>
            <w:spacing w:after="0" w:line="240" w:lineRule="auto"/>
            <w:ind w:right="2"/>
            <w:jc w:val="both"/>
          </w:pPr>
        </w:pPrChange>
      </w:pPr>
    </w:p>
    <w:p w14:paraId="0EC29E9E" w14:textId="2DC2811E" w:rsidR="008F6A8D" w:rsidRPr="00566D7E" w:rsidDel="00B23BD9" w:rsidRDefault="0033085B">
      <w:pPr>
        <w:spacing w:after="0" w:line="240" w:lineRule="auto"/>
        <w:jc w:val="center"/>
        <w:rPr>
          <w:del w:id="391" w:author="User" w:date="2020-01-21T17:15:00Z"/>
          <w:rFonts w:ascii="Arial Narrow" w:hAnsi="Arial Narrow"/>
          <w:sz w:val="24"/>
          <w:szCs w:val="24"/>
        </w:rPr>
        <w:pPrChange w:id="392" w:author="User" w:date="2020-01-21T17:15:00Z">
          <w:pPr>
            <w:spacing w:after="0" w:line="240" w:lineRule="auto"/>
            <w:ind w:left="720" w:right="2"/>
            <w:jc w:val="both"/>
          </w:pPr>
        </w:pPrChange>
      </w:pPr>
      <w:del w:id="393" w:author="User" w:date="2020-01-21T17:15:00Z">
        <w:r w:rsidDel="00B23BD9">
          <w:rPr>
            <w:rFonts w:ascii="Arial Narrow" w:hAnsi="Arial Narrow"/>
            <w:b/>
            <w:noProof/>
            <w:sz w:val="24"/>
            <w:szCs w:val="24"/>
            <w:lang w:eastAsia="en-PH"/>
          </w:rPr>
          <mc:AlternateContent>
            <mc:Choice Requires="wps">
              <w:drawing>
                <wp:anchor distT="0" distB="0" distL="114300" distR="114300" simplePos="0" relativeHeight="251796480" behindDoc="0" locked="0" layoutInCell="1" allowOverlap="1" wp14:anchorId="3563D850" wp14:editId="4836D844">
                  <wp:simplePos x="0" y="0"/>
                  <wp:positionH relativeFrom="column">
                    <wp:posOffset>-733425</wp:posOffset>
                  </wp:positionH>
                  <wp:positionV relativeFrom="paragraph">
                    <wp:posOffset>434975</wp:posOffset>
                  </wp:positionV>
                  <wp:extent cx="503555" cy="2157730"/>
                  <wp:effectExtent l="0" t="0" r="1905" b="0"/>
                  <wp:wrapSquare wrapText="bothSides"/>
                  <wp:docPr id="2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555" cy="2157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4F6839" w14:textId="77777777" w:rsidR="0033085B" w:rsidRPr="00BB65F1" w:rsidRDefault="0033085B" w:rsidP="0033085B">
                              <w:pPr>
                                <w:spacing w:after="0" w:line="240" w:lineRule="auto"/>
                                <w:jc w:val="center"/>
                                <w:rPr>
                                  <w:rFonts w:ascii="Arial Narrow" w:hAnsi="Arial Narrow"/>
                                  <w:b/>
                                </w:rPr>
                              </w:pPr>
                              <w:r>
                                <w:rPr>
                                  <w:rFonts w:ascii="Arial Narrow" w:hAnsi="Arial Narrow"/>
                                  <w:b/>
                                </w:rPr>
                                <w:t>JESSAMAYN MARIE O. YAZON, PhD</w:t>
                              </w:r>
                            </w:p>
                            <w:p w14:paraId="055E2F9F" w14:textId="77777777" w:rsidR="0033085B" w:rsidRPr="006255BF" w:rsidRDefault="0033085B" w:rsidP="0033085B">
                              <w:pPr>
                                <w:spacing w:after="0" w:line="240" w:lineRule="auto"/>
                                <w:jc w:val="center"/>
                                <w:rPr>
                                  <w:rFonts w:ascii="Arial Narrow" w:hAnsi="Arial Narrow"/>
                                </w:rPr>
                              </w:pPr>
                              <w:r>
                                <w:rPr>
                                  <w:rFonts w:ascii="Arial Narrow" w:hAnsi="Arial Narrow"/>
                                </w:rPr>
                                <w:t>Chief, Science Research Specialist</w:t>
                              </w:r>
                            </w:p>
                          </w:txbxContent>
                        </wps:txbx>
                        <wps:bodyPr rot="0" vert="vert270"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563D850" id="_x0000_s1055" type="#_x0000_t202" style="position:absolute;left:0;text-align:left;margin-left:-57.75pt;margin-top:34.25pt;width:39.65pt;height:169.9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" stroked="f">
                  <v:textbox style="layout-flow:vertical;mso-layout-flow-alt:bottom-to-top;mso-fit-shape-to-text:t">
                    <w:txbxContent>
                      <w:p w14:paraId="544F6839" w14:textId="77777777" w:rsidR="0033085B" w:rsidRPr="00BB65F1" w:rsidRDefault="0033085B" w:rsidP="0033085B">
                        <w:pPr>
                          <w:spacing w:after="0" w:line="240" w:lineRule="auto"/>
                          <w:jc w:val="center"/>
                          <w:rPr>
                            <w:rFonts w:ascii="Arial Narrow" w:hAnsi="Arial Narrow"/>
                            <w:b/>
                          </w:rPr>
                        </w:pPr>
                        <w:r>
                          <w:rPr>
                            <w:rFonts w:ascii="Arial Narrow" w:hAnsi="Arial Narrow"/>
                            <w:b/>
                          </w:rPr>
                          <w:t>JESSAMAYN MARIE O. YAZON, PhD</w:t>
                        </w:r>
                      </w:p>
                      <w:p w14:paraId="055E2F9F" w14:textId="77777777" w:rsidR="0033085B" w:rsidRPr="006255BF" w:rsidRDefault="0033085B" w:rsidP="0033085B">
                        <w:pPr>
                          <w:spacing w:after="0" w:line="240" w:lineRule="auto"/>
                          <w:jc w:val="center"/>
                          <w:rPr>
                            <w:rFonts w:ascii="Arial Narrow" w:hAnsi="Arial Narrow"/>
                          </w:rPr>
                        </w:pPr>
                        <w:r>
                          <w:rPr>
                            <w:rFonts w:ascii="Arial Narrow" w:hAnsi="Arial Narrow"/>
                          </w:rPr>
                          <w:t>Chief, Science Research Specialist</w:t>
                        </w:r>
                      </w:p>
                    </w:txbxContent>
                  </v:textbox>
                  <w10:wrap type="square"/>
                </v:shape>
              </w:pict>
            </mc:Fallback>
          </mc:AlternateContent>
        </w:r>
        <w:r w:rsidR="008F6A8D" w:rsidRPr="00556850" w:rsidDel="00B23BD9">
          <w:rPr>
            <w:rFonts w:ascii="Arial Narrow" w:hAnsi="Arial Narrow" w:cs="Arial"/>
            <w:sz w:val="24"/>
            <w:szCs w:val="24"/>
          </w:rPr>
          <w:delText>This Agreement shall be governed by</w:delText>
        </w:r>
        <w:r w:rsidR="007C137A" w:rsidRPr="00556850" w:rsidDel="00B23BD9">
          <w:rPr>
            <w:rFonts w:ascii="Arial Narrow" w:hAnsi="Arial Narrow" w:cs="Arial"/>
            <w:sz w:val="24"/>
            <w:szCs w:val="24"/>
          </w:rPr>
          <w:delText xml:space="preserve"> and</w:delText>
        </w:r>
        <w:r w:rsidR="008F6A8D" w:rsidRPr="00556850" w:rsidDel="00B23BD9">
          <w:rPr>
            <w:rFonts w:ascii="Arial Narrow" w:hAnsi="Arial Narrow" w:cs="Arial"/>
            <w:sz w:val="24"/>
            <w:szCs w:val="24"/>
          </w:rPr>
          <w:delText xml:space="preserve"> construed in accordance with the laws</w:delText>
        </w:r>
        <w:r w:rsidR="00C90B08" w:rsidRPr="00556850" w:rsidDel="00B23BD9">
          <w:rPr>
            <w:rFonts w:ascii="Arial Narrow" w:hAnsi="Arial Narrow" w:cs="Arial"/>
            <w:sz w:val="24"/>
            <w:szCs w:val="24"/>
          </w:rPr>
          <w:delText xml:space="preserve"> of the Philippines. Exclusive</w:delText>
        </w:r>
        <w:r w:rsidR="008F6A8D" w:rsidRPr="00556850" w:rsidDel="00B23BD9">
          <w:rPr>
            <w:rFonts w:ascii="Arial Narrow" w:hAnsi="Arial Narrow" w:cs="Arial"/>
            <w:sz w:val="24"/>
            <w:szCs w:val="24"/>
          </w:rPr>
          <w:delText xml:space="preserve"> jurisdiction over and venue of any</w:delText>
        </w:r>
        <w:r w:rsidR="00566D7E" w:rsidRPr="00556850" w:rsidDel="00B23BD9">
          <w:rPr>
            <w:rFonts w:ascii="Arial Narrow" w:hAnsi="Arial Narrow" w:cs="Arial"/>
            <w:sz w:val="24"/>
            <w:szCs w:val="24"/>
          </w:rPr>
          <w:delText xml:space="preserve"> suit arising out of or relating to this MOA will be in the city of Manila</w:delText>
        </w:r>
        <w:r w:rsidR="00E7392E" w:rsidRPr="00556850" w:rsidDel="00B23BD9">
          <w:rPr>
            <w:rFonts w:ascii="Arial Narrow" w:hAnsi="Arial Narrow" w:cs="Arial"/>
            <w:sz w:val="24"/>
            <w:szCs w:val="24"/>
          </w:rPr>
          <w:delText xml:space="preserve"> or Quezon City</w:delText>
        </w:r>
        <w:r w:rsidR="00566D7E" w:rsidRPr="00556850" w:rsidDel="00B23BD9">
          <w:rPr>
            <w:rFonts w:ascii="Arial Narrow" w:hAnsi="Arial Narrow" w:cs="Arial"/>
            <w:sz w:val="24"/>
            <w:szCs w:val="24"/>
          </w:rPr>
          <w:delText>. The parties hereby consent and submit to the exclusive jurisdiction and venue of those courts.</w:delText>
        </w:r>
      </w:del>
    </w:p>
    <w:p w14:paraId="087D69FF" w14:textId="19E017B2" w:rsidR="00951BBB" w:rsidDel="00B23BD9" w:rsidRDefault="00951BBB">
      <w:pPr>
        <w:spacing w:after="0" w:line="240" w:lineRule="auto"/>
        <w:jc w:val="center"/>
        <w:rPr>
          <w:del w:id="394" w:author="User" w:date="2020-01-21T17:15:00Z"/>
          <w:rFonts w:ascii="Arial Narrow" w:hAnsi="Arial Narrow"/>
          <w:sz w:val="24"/>
          <w:szCs w:val="24"/>
        </w:rPr>
        <w:pPrChange w:id="395" w:author="User" w:date="2020-01-21T17:15:00Z">
          <w:pPr>
            <w:spacing w:after="0" w:line="240" w:lineRule="auto"/>
            <w:ind w:right="2"/>
            <w:jc w:val="both"/>
          </w:pPr>
        </w:pPrChange>
      </w:pPr>
    </w:p>
    <w:p w14:paraId="3F96B759" w14:textId="44F9B931" w:rsidR="003B6739" w:rsidRPr="00566D7E" w:rsidDel="00B23BD9" w:rsidRDefault="003B6739">
      <w:pPr>
        <w:spacing w:after="0" w:line="240" w:lineRule="auto"/>
        <w:jc w:val="center"/>
        <w:rPr>
          <w:del w:id="396" w:author="User" w:date="2020-01-21T17:15:00Z"/>
          <w:rFonts w:ascii="Arial Narrow" w:hAnsi="Arial Narrow"/>
          <w:sz w:val="24"/>
          <w:szCs w:val="24"/>
        </w:rPr>
        <w:pPrChange w:id="397" w:author="User" w:date="2020-01-21T17:15:00Z">
          <w:pPr>
            <w:spacing w:after="0" w:line="240" w:lineRule="auto"/>
            <w:ind w:right="2"/>
            <w:jc w:val="both"/>
          </w:pPr>
        </w:pPrChange>
      </w:pPr>
    </w:p>
    <w:p w14:paraId="20ADBB36" w14:textId="1668DE88" w:rsidR="009955CD" w:rsidDel="00B23BD9" w:rsidRDefault="005E0B61">
      <w:pPr>
        <w:spacing w:after="0" w:line="240" w:lineRule="auto"/>
        <w:jc w:val="center"/>
        <w:rPr>
          <w:del w:id="398" w:author="User" w:date="2020-01-21T17:15:00Z"/>
          <w:rFonts w:ascii="Arial Narrow" w:hAnsi="Arial Narrow"/>
          <w:sz w:val="24"/>
          <w:szCs w:val="24"/>
        </w:rPr>
        <w:pPrChange w:id="399" w:author="User" w:date="2020-01-21T17:15:00Z">
          <w:pPr>
            <w:spacing w:after="0" w:line="240" w:lineRule="auto"/>
            <w:ind w:firstLine="720"/>
            <w:jc w:val="both"/>
          </w:pPr>
        </w:pPrChange>
      </w:pPr>
      <w:del w:id="400" w:author="User" w:date="2020-01-21T17:15:00Z">
        <w:r w:rsidRPr="00566D7E" w:rsidDel="00B23BD9">
          <w:rPr>
            <w:rFonts w:ascii="Arial Narrow" w:hAnsi="Arial Narrow"/>
            <w:b/>
            <w:sz w:val="24"/>
            <w:szCs w:val="24"/>
          </w:rPr>
          <w:delText>IN WITNESS WHEREOF,</w:delText>
        </w:r>
        <w:r w:rsidRPr="00566D7E" w:rsidDel="00B23BD9">
          <w:rPr>
            <w:rFonts w:ascii="Arial Narrow" w:hAnsi="Arial Narrow"/>
            <w:sz w:val="24"/>
            <w:szCs w:val="24"/>
          </w:rPr>
          <w:delText xml:space="preserve"> the parties </w:delText>
        </w:r>
        <w:r w:rsidR="00A605F7" w:rsidDel="00B23BD9">
          <w:rPr>
            <w:rFonts w:ascii="Arial Narrow" w:hAnsi="Arial Narrow"/>
            <w:sz w:val="24"/>
            <w:szCs w:val="24"/>
          </w:rPr>
          <w:delText xml:space="preserve">have signed this Memorandum of Agreement </w:delText>
        </w:r>
        <w:r w:rsidRPr="00566D7E" w:rsidDel="00B23BD9">
          <w:rPr>
            <w:rFonts w:ascii="Arial Narrow" w:hAnsi="Arial Narrow"/>
            <w:sz w:val="24"/>
            <w:szCs w:val="24"/>
          </w:rPr>
          <w:delText>on the date and place above written.</w:delText>
        </w:r>
        <w:r w:rsidR="0033085B" w:rsidRPr="0033085B" w:rsidDel="00B23BD9">
          <w:rPr>
            <w:rFonts w:ascii="Arial Narrow" w:hAnsi="Arial Narrow"/>
            <w:noProof/>
            <w:sz w:val="24"/>
            <w:szCs w:val="24"/>
            <w:lang w:eastAsia="en-PH"/>
          </w:rPr>
          <w:delText xml:space="preserve"> </w:delText>
        </w:r>
      </w:del>
    </w:p>
    <w:p w14:paraId="4BDE3F6E" w14:textId="502DB3C3" w:rsidR="003B6739" w:rsidDel="00B23BD9" w:rsidRDefault="003B6739">
      <w:pPr>
        <w:spacing w:after="0" w:line="240" w:lineRule="auto"/>
        <w:jc w:val="center"/>
        <w:rPr>
          <w:del w:id="401" w:author="User" w:date="2020-01-21T17:15:00Z"/>
          <w:rFonts w:ascii="Arial Narrow" w:hAnsi="Arial Narrow"/>
          <w:sz w:val="24"/>
          <w:szCs w:val="24"/>
        </w:rPr>
        <w:pPrChange w:id="402" w:author="User" w:date="2020-01-21T17:15:00Z">
          <w:pPr>
            <w:spacing w:after="0" w:line="240" w:lineRule="auto"/>
            <w:ind w:firstLine="720"/>
            <w:jc w:val="both"/>
          </w:pPr>
        </w:pPrChange>
      </w:pPr>
    </w:p>
    <w:p w14:paraId="6F50A5D1" w14:textId="04562E10" w:rsidR="00187AB8" w:rsidRPr="00566D7E" w:rsidDel="00B23BD9" w:rsidRDefault="00187AB8">
      <w:pPr>
        <w:spacing w:after="0" w:line="240" w:lineRule="auto"/>
        <w:jc w:val="center"/>
        <w:rPr>
          <w:del w:id="403" w:author="User" w:date="2020-01-21T17:15:00Z"/>
          <w:rFonts w:ascii="Arial Narrow" w:hAnsi="Arial Narrow"/>
          <w:sz w:val="24"/>
          <w:szCs w:val="24"/>
        </w:rPr>
        <w:pPrChange w:id="404" w:author="User" w:date="2020-01-21T17:15:00Z">
          <w:pPr>
            <w:spacing w:after="0" w:line="240" w:lineRule="auto"/>
            <w:ind w:firstLine="720"/>
            <w:jc w:val="both"/>
          </w:pPr>
        </w:pPrChange>
      </w:pPr>
    </w:p>
    <w:p w14:paraId="43F3DD02" w14:textId="7931D6B4" w:rsidR="005E0B61" w:rsidRPr="00566D7E" w:rsidDel="00B23BD9" w:rsidRDefault="005E0B61">
      <w:pPr>
        <w:spacing w:after="0" w:line="240" w:lineRule="auto"/>
        <w:jc w:val="center"/>
        <w:rPr>
          <w:del w:id="405" w:author="User" w:date="2020-01-21T17:15:00Z"/>
          <w:rFonts w:ascii="Arial Narrow" w:hAnsi="Arial Narrow"/>
          <w:sz w:val="24"/>
          <w:szCs w:val="24"/>
        </w:rPr>
        <w:pPrChange w:id="406" w:author="User" w:date="2020-01-21T17:15:00Z">
          <w:pPr>
            <w:spacing w:after="0" w:line="240" w:lineRule="auto"/>
            <w:ind w:firstLine="720"/>
            <w:jc w:val="both"/>
          </w:pPr>
        </w:pPrChange>
      </w:pPr>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5"/>
        <w:gridCol w:w="4835"/>
      </w:tblGrid>
      <w:tr w:rsidR="007B00DE" w:rsidRPr="00566D7E" w:rsidDel="00B23BD9" w14:paraId="49F9CE1D" w14:textId="1B00301B" w:rsidTr="008C4C7C">
        <w:trPr>
          <w:del w:id="407" w:author="User" w:date="2020-01-21T17:15:00Z"/>
        </w:trPr>
        <w:tc>
          <w:tcPr>
            <w:tcW w:w="4255" w:type="dxa"/>
            <w:vAlign w:val="center"/>
          </w:tcPr>
          <w:p w14:paraId="7D72801F" w14:textId="369BFBFE" w:rsidR="005E0B61" w:rsidRPr="00566D7E" w:rsidDel="00B23BD9" w:rsidRDefault="005E0B61">
            <w:pPr>
              <w:jc w:val="center"/>
              <w:rPr>
                <w:del w:id="408" w:author="User" w:date="2020-01-21T17:15:00Z"/>
                <w:rFonts w:ascii="Arial Narrow" w:hAnsi="Arial Narrow"/>
                <w:b/>
                <w:sz w:val="24"/>
                <w:szCs w:val="24"/>
              </w:rPr>
            </w:pPr>
            <w:del w:id="409" w:author="User" w:date="2020-01-21T17:15:00Z">
              <w:r w:rsidRPr="00566D7E" w:rsidDel="00B23BD9">
                <w:rPr>
                  <w:rFonts w:ascii="Arial Narrow" w:hAnsi="Arial Narrow"/>
                  <w:b/>
                  <w:sz w:val="24"/>
                  <w:szCs w:val="24"/>
                </w:rPr>
                <w:delText>PHILIPPINE SCIENCE HIGH SCHOOL</w:delText>
              </w:r>
              <w:r w:rsidR="00974070" w:rsidRPr="00566D7E" w:rsidDel="00B23BD9">
                <w:rPr>
                  <w:rFonts w:ascii="Arial Narrow" w:hAnsi="Arial Narrow"/>
                  <w:b/>
                  <w:sz w:val="24"/>
                  <w:szCs w:val="24"/>
                </w:rPr>
                <w:delText xml:space="preserve"> SYSTEM</w:delText>
              </w:r>
            </w:del>
          </w:p>
        </w:tc>
        <w:tc>
          <w:tcPr>
            <w:tcW w:w="4835" w:type="dxa"/>
            <w:vAlign w:val="center"/>
          </w:tcPr>
          <w:p w14:paraId="2CAA22C5" w14:textId="55D76474" w:rsidR="005E0B61" w:rsidRPr="00566D7E" w:rsidDel="00B23BD9" w:rsidRDefault="00C074A1">
            <w:pPr>
              <w:jc w:val="center"/>
              <w:rPr>
                <w:del w:id="410" w:author="User" w:date="2020-01-21T17:15:00Z"/>
                <w:rFonts w:ascii="Arial Narrow" w:hAnsi="Arial Narrow"/>
                <w:b/>
                <w:sz w:val="24"/>
                <w:szCs w:val="24"/>
              </w:rPr>
            </w:pPr>
            <w:del w:id="411" w:author="User" w:date="2020-01-21T17:15:00Z">
              <w:r w:rsidRPr="00566D7E" w:rsidDel="00B23BD9">
                <w:rPr>
                  <w:rFonts w:ascii="Arial Narrow" w:hAnsi="Arial Narrow"/>
                  <w:b/>
                  <w:sz w:val="24"/>
                  <w:szCs w:val="24"/>
                </w:rPr>
                <w:delText>DE LA SALLE UNIVERSITY</w:delText>
              </w:r>
            </w:del>
          </w:p>
          <w:p w14:paraId="16049CA3" w14:textId="787426C4" w:rsidR="00C148CD" w:rsidRPr="00566D7E" w:rsidDel="00B23BD9" w:rsidRDefault="009955CD">
            <w:pPr>
              <w:jc w:val="center"/>
              <w:rPr>
                <w:del w:id="412" w:author="User" w:date="2020-01-21T17:15:00Z"/>
                <w:rFonts w:ascii="Arial Narrow" w:hAnsi="Arial Narrow"/>
                <w:b/>
                <w:sz w:val="24"/>
                <w:szCs w:val="24"/>
              </w:rPr>
              <w:pPrChange w:id="413" w:author="User" w:date="2020-01-21T17:15:00Z">
                <w:pPr/>
              </w:pPrChange>
            </w:pPr>
            <w:del w:id="414" w:author="User" w:date="2020-01-21T17:15:00Z">
              <w:r w:rsidRPr="00566D7E" w:rsidDel="00B23BD9">
                <w:rPr>
                  <w:rFonts w:ascii="Arial Narrow" w:hAnsi="Arial Narrow"/>
                  <w:b/>
                  <w:sz w:val="24"/>
                  <w:szCs w:val="24"/>
                </w:rPr>
                <w:delText xml:space="preserve">                       </w:delText>
              </w:r>
            </w:del>
          </w:p>
        </w:tc>
      </w:tr>
      <w:tr w:rsidR="007B00DE" w:rsidRPr="00566D7E" w:rsidDel="00B23BD9" w14:paraId="5B7F44F6" w14:textId="2A4E3089" w:rsidTr="008C4C7C">
        <w:trPr>
          <w:del w:id="415" w:author="User" w:date="2020-01-21T17:15:00Z"/>
        </w:trPr>
        <w:tc>
          <w:tcPr>
            <w:tcW w:w="4255" w:type="dxa"/>
            <w:vAlign w:val="center"/>
          </w:tcPr>
          <w:p w14:paraId="0F651185" w14:textId="71423BDF" w:rsidR="005E0B61" w:rsidRPr="00566D7E" w:rsidDel="00B23BD9" w:rsidRDefault="005E0B61">
            <w:pPr>
              <w:jc w:val="center"/>
              <w:rPr>
                <w:del w:id="416" w:author="User" w:date="2020-01-21T17:15:00Z"/>
                <w:rFonts w:ascii="Arial Narrow" w:hAnsi="Arial Narrow"/>
                <w:b/>
                <w:sz w:val="24"/>
                <w:szCs w:val="24"/>
              </w:rPr>
              <w:pPrChange w:id="417" w:author="User" w:date="2020-01-21T17:15:00Z">
                <w:pPr/>
              </w:pPrChange>
            </w:pPr>
          </w:p>
          <w:p w14:paraId="335DCCC5" w14:textId="14FFBF78" w:rsidR="00B37207" w:rsidDel="00B23BD9" w:rsidRDefault="00B37207">
            <w:pPr>
              <w:jc w:val="center"/>
              <w:rPr>
                <w:del w:id="418" w:author="User" w:date="2020-01-21T17:15:00Z"/>
                <w:rFonts w:ascii="Arial Narrow" w:hAnsi="Arial Narrow"/>
                <w:sz w:val="24"/>
                <w:szCs w:val="24"/>
              </w:rPr>
            </w:pPr>
          </w:p>
          <w:p w14:paraId="03F6314D" w14:textId="32610FF9" w:rsidR="00187AB8" w:rsidRPr="00566D7E" w:rsidDel="00B23BD9" w:rsidRDefault="00187AB8">
            <w:pPr>
              <w:jc w:val="center"/>
              <w:rPr>
                <w:del w:id="419" w:author="User" w:date="2020-01-21T17:15:00Z"/>
                <w:rFonts w:ascii="Arial Narrow" w:hAnsi="Arial Narrow"/>
                <w:sz w:val="24"/>
                <w:szCs w:val="24"/>
              </w:rPr>
            </w:pPr>
          </w:p>
          <w:p w14:paraId="308576E9" w14:textId="541D7211" w:rsidR="005E0B61" w:rsidRPr="00566D7E" w:rsidDel="00B23BD9" w:rsidRDefault="005E0B61">
            <w:pPr>
              <w:jc w:val="center"/>
              <w:rPr>
                <w:del w:id="420" w:author="User" w:date="2020-01-21T17:15:00Z"/>
                <w:rFonts w:ascii="Arial Narrow" w:hAnsi="Arial Narrow"/>
                <w:b/>
                <w:sz w:val="24"/>
                <w:szCs w:val="24"/>
              </w:rPr>
            </w:pPr>
            <w:del w:id="421" w:author="User" w:date="2020-01-21T17:15:00Z">
              <w:r w:rsidRPr="00566D7E" w:rsidDel="00B23BD9">
                <w:rPr>
                  <w:rFonts w:ascii="Arial Narrow" w:hAnsi="Arial Narrow"/>
                  <w:sz w:val="24"/>
                  <w:szCs w:val="24"/>
                </w:rPr>
                <w:delText>______________________________</w:delText>
              </w:r>
            </w:del>
          </w:p>
          <w:p w14:paraId="0B2F9E37" w14:textId="3B1167AE" w:rsidR="004C307C" w:rsidRPr="00566D7E" w:rsidDel="00B23BD9" w:rsidRDefault="00C074A1">
            <w:pPr>
              <w:jc w:val="center"/>
              <w:rPr>
                <w:del w:id="422" w:author="User" w:date="2020-01-21T17:15:00Z"/>
                <w:rFonts w:ascii="Arial Narrow" w:hAnsi="Arial Narrow"/>
                <w:b/>
                <w:sz w:val="24"/>
                <w:szCs w:val="24"/>
              </w:rPr>
              <w:pPrChange w:id="423" w:author="User" w:date="2020-01-21T17:15:00Z">
                <w:pPr/>
              </w:pPrChange>
            </w:pPr>
            <w:del w:id="424" w:author="User" w:date="2020-01-21T17:15:00Z">
              <w:r w:rsidRPr="00566D7E" w:rsidDel="00B23BD9">
                <w:rPr>
                  <w:rFonts w:ascii="Arial Narrow" w:hAnsi="Arial Narrow"/>
                  <w:b/>
                  <w:sz w:val="24"/>
                  <w:szCs w:val="24"/>
                </w:rPr>
                <w:delText xml:space="preserve">         </w:delText>
              </w:r>
              <w:r w:rsidR="006F563D" w:rsidRPr="00566D7E" w:rsidDel="00B23BD9">
                <w:rPr>
                  <w:rFonts w:ascii="Arial Narrow" w:hAnsi="Arial Narrow"/>
                  <w:b/>
                  <w:sz w:val="24"/>
                  <w:szCs w:val="24"/>
                </w:rPr>
                <w:delText xml:space="preserve"> </w:delText>
              </w:r>
              <w:r w:rsidR="00AB4070" w:rsidDel="00B23BD9">
                <w:rPr>
                  <w:rFonts w:ascii="Arial Narrow" w:hAnsi="Arial Narrow"/>
                  <w:b/>
                  <w:sz w:val="24"/>
                  <w:szCs w:val="24"/>
                </w:rPr>
                <w:delText xml:space="preserve">          LILIA T. HABACON</w:delText>
              </w:r>
            </w:del>
          </w:p>
          <w:p w14:paraId="3CD56817" w14:textId="506F2F68" w:rsidR="005E0B61" w:rsidRPr="00566D7E" w:rsidDel="00B23BD9" w:rsidRDefault="005E0B61">
            <w:pPr>
              <w:jc w:val="center"/>
              <w:rPr>
                <w:del w:id="425" w:author="User" w:date="2020-01-21T17:15:00Z"/>
                <w:rFonts w:ascii="Arial Narrow" w:hAnsi="Arial Narrow"/>
                <w:sz w:val="24"/>
                <w:szCs w:val="24"/>
              </w:rPr>
            </w:pPr>
            <w:del w:id="426" w:author="User" w:date="2020-01-21T17:15:00Z">
              <w:r w:rsidRPr="00566D7E" w:rsidDel="00B23BD9">
                <w:rPr>
                  <w:rFonts w:ascii="Arial Narrow" w:hAnsi="Arial Narrow"/>
                  <w:sz w:val="24"/>
                  <w:szCs w:val="24"/>
                </w:rPr>
                <w:delText>Executive Director</w:delText>
              </w:r>
            </w:del>
          </w:p>
        </w:tc>
        <w:tc>
          <w:tcPr>
            <w:tcW w:w="4835" w:type="dxa"/>
            <w:vAlign w:val="center"/>
          </w:tcPr>
          <w:p w14:paraId="62071877" w14:textId="547A7A27" w:rsidR="005E0B61" w:rsidRPr="00566D7E" w:rsidDel="00B23BD9" w:rsidRDefault="005E0B61">
            <w:pPr>
              <w:jc w:val="center"/>
              <w:rPr>
                <w:del w:id="427" w:author="User" w:date="2020-01-21T17:15:00Z"/>
                <w:rFonts w:ascii="Arial Narrow" w:hAnsi="Arial Narrow"/>
                <w:b/>
                <w:sz w:val="24"/>
                <w:szCs w:val="24"/>
              </w:rPr>
              <w:pPrChange w:id="428" w:author="User" w:date="2020-01-21T17:15:00Z">
                <w:pPr/>
              </w:pPrChange>
            </w:pPr>
          </w:p>
          <w:p w14:paraId="45426C77" w14:textId="79AD0E0B" w:rsidR="00B37207" w:rsidDel="00B23BD9" w:rsidRDefault="00B37207">
            <w:pPr>
              <w:jc w:val="center"/>
              <w:rPr>
                <w:del w:id="429" w:author="User" w:date="2020-01-21T17:15:00Z"/>
                <w:rFonts w:ascii="Arial Narrow" w:hAnsi="Arial Narrow"/>
                <w:sz w:val="24"/>
                <w:szCs w:val="24"/>
              </w:rPr>
            </w:pPr>
          </w:p>
          <w:p w14:paraId="58D1768A" w14:textId="7F00C111" w:rsidR="00AE40F3" w:rsidRPr="00566D7E" w:rsidDel="00B23BD9" w:rsidRDefault="00AE40F3">
            <w:pPr>
              <w:jc w:val="center"/>
              <w:rPr>
                <w:del w:id="430" w:author="User" w:date="2020-01-21T17:15:00Z"/>
                <w:rFonts w:ascii="Arial Narrow" w:hAnsi="Arial Narrow"/>
                <w:sz w:val="24"/>
                <w:szCs w:val="24"/>
              </w:rPr>
            </w:pPr>
          </w:p>
          <w:p w14:paraId="63D31776" w14:textId="0147DAE4" w:rsidR="00511003" w:rsidRPr="00566D7E" w:rsidDel="00B23BD9" w:rsidRDefault="00511003">
            <w:pPr>
              <w:jc w:val="center"/>
              <w:rPr>
                <w:del w:id="431" w:author="User" w:date="2020-01-21T17:15:00Z"/>
                <w:rFonts w:ascii="Arial Narrow" w:hAnsi="Arial Narrow"/>
                <w:b/>
                <w:sz w:val="24"/>
                <w:szCs w:val="24"/>
              </w:rPr>
            </w:pPr>
            <w:del w:id="432" w:author="User" w:date="2020-01-21T17:15:00Z">
              <w:r w:rsidRPr="00566D7E" w:rsidDel="00B23BD9">
                <w:rPr>
                  <w:rFonts w:ascii="Arial Narrow" w:hAnsi="Arial Narrow"/>
                  <w:sz w:val="24"/>
                  <w:szCs w:val="24"/>
                </w:rPr>
                <w:delText>______________________________</w:delText>
              </w:r>
            </w:del>
          </w:p>
          <w:p w14:paraId="014B8C23" w14:textId="3E2CFCCE" w:rsidR="004C307C" w:rsidRPr="00566D7E" w:rsidDel="00B23BD9" w:rsidRDefault="000F4215">
            <w:pPr>
              <w:jc w:val="center"/>
              <w:rPr>
                <w:del w:id="433" w:author="User" w:date="2020-01-21T17:15:00Z"/>
                <w:rFonts w:ascii="Arial Narrow" w:hAnsi="Arial Narrow"/>
                <w:b/>
                <w:sz w:val="24"/>
                <w:szCs w:val="24"/>
              </w:rPr>
            </w:pPr>
            <w:del w:id="434" w:author="User" w:date="2020-01-21T17:15:00Z">
              <w:r w:rsidDel="00B23BD9">
                <w:rPr>
                  <w:rFonts w:ascii="Arial Narrow" w:hAnsi="Arial Narrow"/>
                  <w:b/>
                  <w:sz w:val="24"/>
                  <w:szCs w:val="24"/>
                </w:rPr>
                <w:delText>ROBERT C. ROLEDA</w:delText>
              </w:r>
              <w:r w:rsidR="006F563D" w:rsidRPr="00566D7E" w:rsidDel="00B23BD9">
                <w:rPr>
                  <w:rFonts w:ascii="Arial Narrow" w:hAnsi="Arial Narrow"/>
                  <w:b/>
                  <w:sz w:val="24"/>
                  <w:szCs w:val="24"/>
                </w:rPr>
                <w:delText>, PhD</w:delText>
              </w:r>
            </w:del>
          </w:p>
          <w:p w14:paraId="4A4BDD8D" w14:textId="0309CEC6" w:rsidR="005E0B61" w:rsidRPr="00566D7E" w:rsidDel="00B23BD9" w:rsidRDefault="00C85A3A">
            <w:pPr>
              <w:jc w:val="center"/>
              <w:rPr>
                <w:del w:id="435" w:author="User" w:date="2020-01-21T17:15:00Z"/>
                <w:rFonts w:ascii="Arial Narrow" w:hAnsi="Arial Narrow"/>
                <w:sz w:val="24"/>
                <w:szCs w:val="24"/>
              </w:rPr>
            </w:pPr>
            <w:del w:id="436" w:author="User" w:date="2020-01-21T17:15:00Z">
              <w:r w:rsidRPr="00566D7E" w:rsidDel="00B23BD9">
                <w:rPr>
                  <w:rFonts w:ascii="Arial Narrow" w:hAnsi="Arial Narrow"/>
                  <w:sz w:val="24"/>
                  <w:szCs w:val="24"/>
                </w:rPr>
                <w:delText>Chancellor</w:delText>
              </w:r>
            </w:del>
          </w:p>
        </w:tc>
      </w:tr>
      <w:tr w:rsidR="007B00DE" w:rsidRPr="008F23D2" w:rsidDel="00B23BD9" w14:paraId="39490445" w14:textId="17A11078" w:rsidTr="008C4C7C">
        <w:trPr>
          <w:del w:id="437" w:author="User" w:date="2020-01-21T17:15:00Z"/>
        </w:trPr>
        <w:tc>
          <w:tcPr>
            <w:tcW w:w="4255" w:type="dxa"/>
            <w:vAlign w:val="center"/>
          </w:tcPr>
          <w:p w14:paraId="75AF1B9D" w14:textId="14A8D0DD" w:rsidR="00792A84" w:rsidDel="00B23BD9" w:rsidRDefault="00792A84">
            <w:pPr>
              <w:jc w:val="center"/>
              <w:rPr>
                <w:del w:id="438" w:author="User" w:date="2020-01-21T17:15:00Z"/>
                <w:sz w:val="24"/>
                <w:szCs w:val="24"/>
              </w:rPr>
              <w:pPrChange w:id="439" w:author="User" w:date="2020-01-21T17:15:00Z">
                <w:pPr>
                  <w:pStyle w:val="NoSpacing"/>
                </w:pPr>
              </w:pPrChange>
            </w:pPr>
          </w:p>
          <w:p w14:paraId="16CDF984" w14:textId="2B6177A4" w:rsidR="00187AB8" w:rsidRPr="00566D7E" w:rsidDel="00B23BD9" w:rsidRDefault="00187AB8">
            <w:pPr>
              <w:jc w:val="center"/>
              <w:rPr>
                <w:del w:id="440" w:author="User" w:date="2020-01-21T17:15:00Z"/>
                <w:sz w:val="24"/>
                <w:szCs w:val="24"/>
              </w:rPr>
              <w:pPrChange w:id="441" w:author="User" w:date="2020-01-21T17:15:00Z">
                <w:pPr>
                  <w:pStyle w:val="NoSpacing"/>
                </w:pPr>
              </w:pPrChange>
            </w:pPr>
          </w:p>
          <w:p w14:paraId="59C35736" w14:textId="52450E0D" w:rsidR="00C074A1" w:rsidRPr="008F23D2" w:rsidDel="00B23BD9" w:rsidRDefault="00261464">
            <w:pPr>
              <w:jc w:val="center"/>
              <w:rPr>
                <w:del w:id="442" w:author="User" w:date="2020-01-21T17:15:00Z"/>
                <w:rFonts w:ascii="Arial Narrow" w:hAnsi="Arial Narrow"/>
                <w:sz w:val="24"/>
                <w:szCs w:val="24"/>
              </w:rPr>
            </w:pPr>
            <w:del w:id="443" w:author="User" w:date="2020-01-21T17:15:00Z">
              <w:r w:rsidRPr="008F23D2" w:rsidDel="00B23BD9">
                <w:rPr>
                  <w:rFonts w:ascii="Arial Narrow" w:hAnsi="Arial Narrow"/>
                  <w:sz w:val="24"/>
                  <w:szCs w:val="24"/>
                </w:rPr>
                <w:delText>WITNESS:</w:delText>
              </w:r>
            </w:del>
          </w:p>
          <w:p w14:paraId="35F59227" w14:textId="3E38F79E" w:rsidR="00C074A1" w:rsidDel="00B23BD9" w:rsidRDefault="00C074A1">
            <w:pPr>
              <w:jc w:val="center"/>
              <w:rPr>
                <w:del w:id="444" w:author="User" w:date="2020-01-21T17:15:00Z"/>
                <w:rFonts w:ascii="Arial Narrow" w:hAnsi="Arial Narrow"/>
                <w:sz w:val="24"/>
                <w:szCs w:val="24"/>
              </w:rPr>
              <w:pPrChange w:id="445" w:author="User" w:date="2020-01-21T17:15:00Z">
                <w:pPr/>
              </w:pPrChange>
            </w:pPr>
          </w:p>
          <w:p w14:paraId="28B4B4D4" w14:textId="2A803BA5" w:rsidR="00187AB8" w:rsidRPr="008F23D2" w:rsidDel="00B23BD9" w:rsidRDefault="00187AB8">
            <w:pPr>
              <w:jc w:val="center"/>
              <w:rPr>
                <w:del w:id="446" w:author="User" w:date="2020-01-21T17:15:00Z"/>
                <w:rFonts w:ascii="Arial Narrow" w:hAnsi="Arial Narrow"/>
                <w:sz w:val="24"/>
                <w:szCs w:val="24"/>
              </w:rPr>
              <w:pPrChange w:id="447" w:author="User" w:date="2020-01-21T17:15:00Z">
                <w:pPr/>
              </w:pPrChange>
            </w:pPr>
          </w:p>
          <w:p w14:paraId="28F4AC59" w14:textId="147CFB37" w:rsidR="00261464" w:rsidRPr="008F23D2" w:rsidDel="00B23BD9" w:rsidRDefault="00261464">
            <w:pPr>
              <w:jc w:val="center"/>
              <w:rPr>
                <w:del w:id="448" w:author="User" w:date="2020-01-21T17:15:00Z"/>
                <w:rFonts w:ascii="Arial Narrow" w:hAnsi="Arial Narrow"/>
                <w:sz w:val="24"/>
                <w:szCs w:val="24"/>
              </w:rPr>
              <w:pPrChange w:id="449" w:author="User" w:date="2020-01-21T17:15:00Z">
                <w:pPr/>
              </w:pPrChange>
            </w:pPr>
          </w:p>
          <w:p w14:paraId="3437F504" w14:textId="30799CF3" w:rsidR="00511003" w:rsidRPr="008F23D2" w:rsidDel="00B23BD9" w:rsidRDefault="00511003">
            <w:pPr>
              <w:jc w:val="center"/>
              <w:rPr>
                <w:del w:id="450" w:author="User" w:date="2020-01-21T17:15:00Z"/>
                <w:rFonts w:ascii="Arial Narrow" w:hAnsi="Arial Narrow"/>
                <w:b/>
                <w:sz w:val="24"/>
                <w:szCs w:val="24"/>
              </w:rPr>
            </w:pPr>
            <w:del w:id="451" w:author="User" w:date="2020-01-21T17:15:00Z">
              <w:r w:rsidRPr="008F23D2" w:rsidDel="00B23BD9">
                <w:rPr>
                  <w:rFonts w:ascii="Arial Narrow" w:hAnsi="Arial Narrow"/>
                  <w:sz w:val="24"/>
                  <w:szCs w:val="24"/>
                </w:rPr>
                <w:delText>______________________________</w:delText>
              </w:r>
            </w:del>
          </w:p>
          <w:p w14:paraId="322EFD43" w14:textId="3EBA029C" w:rsidR="004C307C" w:rsidRPr="008F23D2" w:rsidDel="00B23BD9" w:rsidRDefault="00951BBB">
            <w:pPr>
              <w:jc w:val="center"/>
              <w:rPr>
                <w:del w:id="452" w:author="User" w:date="2020-01-21T17:15:00Z"/>
                <w:rFonts w:ascii="Arial Narrow" w:hAnsi="Arial Narrow"/>
                <w:b/>
                <w:sz w:val="24"/>
                <w:szCs w:val="24"/>
              </w:rPr>
            </w:pPr>
            <w:del w:id="453" w:author="User" w:date="2020-01-21T17:15:00Z">
              <w:r w:rsidRPr="008F23D2" w:rsidDel="00B23BD9">
                <w:rPr>
                  <w:rFonts w:ascii="Arial Narrow" w:hAnsi="Arial Narrow"/>
                  <w:b/>
                  <w:sz w:val="24"/>
                  <w:szCs w:val="24"/>
                </w:rPr>
                <w:delText>JESSAMYN MARIE O. YAZON</w:delText>
              </w:r>
              <w:r w:rsidR="006F563D" w:rsidRPr="008F23D2" w:rsidDel="00B23BD9">
                <w:rPr>
                  <w:rFonts w:ascii="Arial Narrow" w:hAnsi="Arial Narrow"/>
                  <w:b/>
                  <w:sz w:val="24"/>
                  <w:szCs w:val="24"/>
                </w:rPr>
                <w:delText>, PhD</w:delText>
              </w:r>
            </w:del>
          </w:p>
          <w:p w14:paraId="4FB6C649" w14:textId="5DE39AA0" w:rsidR="005E0B61" w:rsidRPr="008F23D2" w:rsidDel="00B23BD9" w:rsidRDefault="005E0B61">
            <w:pPr>
              <w:jc w:val="center"/>
              <w:rPr>
                <w:del w:id="454" w:author="User" w:date="2020-01-21T17:15:00Z"/>
                <w:rFonts w:ascii="Arial Narrow" w:hAnsi="Arial Narrow"/>
                <w:sz w:val="24"/>
                <w:szCs w:val="24"/>
              </w:rPr>
            </w:pPr>
            <w:del w:id="455" w:author="User" w:date="2020-01-21T17:15:00Z">
              <w:r w:rsidRPr="008F23D2" w:rsidDel="00B23BD9">
                <w:rPr>
                  <w:rFonts w:ascii="Arial Narrow" w:hAnsi="Arial Narrow"/>
                  <w:sz w:val="24"/>
                  <w:szCs w:val="24"/>
                </w:rPr>
                <w:delText>Chief Science Research Specialist</w:delText>
              </w:r>
            </w:del>
          </w:p>
          <w:p w14:paraId="31E1BB48" w14:textId="3E95F086" w:rsidR="00FD6FDF" w:rsidRPr="008F23D2" w:rsidDel="00B23BD9" w:rsidRDefault="00974070">
            <w:pPr>
              <w:jc w:val="center"/>
              <w:rPr>
                <w:del w:id="456" w:author="User" w:date="2020-01-21T17:15:00Z"/>
                <w:rFonts w:ascii="Arial Narrow" w:hAnsi="Arial Narrow"/>
                <w:sz w:val="24"/>
                <w:szCs w:val="24"/>
              </w:rPr>
            </w:pPr>
            <w:del w:id="457" w:author="User" w:date="2020-01-21T17:15:00Z">
              <w:r w:rsidRPr="008F23D2" w:rsidDel="00B23BD9">
                <w:rPr>
                  <w:rFonts w:ascii="Arial Narrow" w:hAnsi="Arial Narrow"/>
                  <w:sz w:val="24"/>
                  <w:szCs w:val="24"/>
                </w:rPr>
                <w:delText xml:space="preserve">PSHS System’s </w:delText>
              </w:r>
              <w:r w:rsidR="005E0B61" w:rsidRPr="008F23D2" w:rsidDel="00B23BD9">
                <w:rPr>
                  <w:rFonts w:ascii="Arial Narrow" w:hAnsi="Arial Narrow"/>
                  <w:sz w:val="24"/>
                  <w:szCs w:val="24"/>
                </w:rPr>
                <w:delText>Research, Policy and Academics Division</w:delText>
              </w:r>
            </w:del>
          </w:p>
        </w:tc>
        <w:tc>
          <w:tcPr>
            <w:tcW w:w="4835" w:type="dxa"/>
            <w:vAlign w:val="center"/>
          </w:tcPr>
          <w:p w14:paraId="681D2AEF" w14:textId="19392BEF" w:rsidR="00187AB8" w:rsidDel="00B23BD9" w:rsidRDefault="00187AB8">
            <w:pPr>
              <w:jc w:val="center"/>
              <w:rPr>
                <w:del w:id="458" w:author="User" w:date="2020-01-21T17:15:00Z"/>
                <w:rFonts w:ascii="Arial Narrow" w:hAnsi="Arial Narrow"/>
                <w:sz w:val="24"/>
                <w:szCs w:val="24"/>
              </w:rPr>
            </w:pPr>
          </w:p>
          <w:p w14:paraId="76BD5F9A" w14:textId="41572ED7" w:rsidR="00AE40F3" w:rsidDel="00B23BD9" w:rsidRDefault="00AE40F3">
            <w:pPr>
              <w:jc w:val="center"/>
              <w:rPr>
                <w:del w:id="459" w:author="User" w:date="2020-01-21T17:15:00Z"/>
                <w:rFonts w:ascii="Arial Narrow" w:hAnsi="Arial Narrow"/>
                <w:sz w:val="24"/>
                <w:szCs w:val="24"/>
              </w:rPr>
            </w:pPr>
          </w:p>
          <w:p w14:paraId="3BDA8E0D" w14:textId="60D45354" w:rsidR="00261464" w:rsidRPr="008F23D2" w:rsidDel="00B23BD9" w:rsidRDefault="00261464">
            <w:pPr>
              <w:jc w:val="center"/>
              <w:rPr>
                <w:del w:id="460" w:author="User" w:date="2020-01-21T17:15:00Z"/>
                <w:rFonts w:ascii="Arial Narrow" w:hAnsi="Arial Narrow"/>
                <w:b/>
                <w:sz w:val="24"/>
                <w:szCs w:val="24"/>
              </w:rPr>
            </w:pPr>
            <w:del w:id="461" w:author="User" w:date="2020-01-21T17:15:00Z">
              <w:r w:rsidRPr="008F23D2" w:rsidDel="00B23BD9">
                <w:rPr>
                  <w:rFonts w:ascii="Arial Narrow" w:hAnsi="Arial Narrow"/>
                  <w:sz w:val="24"/>
                  <w:szCs w:val="24"/>
                </w:rPr>
                <w:delText>WITNESS:</w:delText>
              </w:r>
              <w:r w:rsidR="00C074A1" w:rsidRPr="008F23D2" w:rsidDel="00B23BD9">
                <w:rPr>
                  <w:rFonts w:ascii="Arial Narrow" w:hAnsi="Arial Narrow"/>
                  <w:b/>
                  <w:sz w:val="24"/>
                  <w:szCs w:val="24"/>
                </w:rPr>
                <w:delText xml:space="preserve">      </w:delText>
              </w:r>
            </w:del>
          </w:p>
          <w:p w14:paraId="4A885AD8" w14:textId="71CE6EE1" w:rsidR="00261464" w:rsidRPr="008F23D2" w:rsidDel="00B23BD9" w:rsidRDefault="00C074A1">
            <w:pPr>
              <w:jc w:val="center"/>
              <w:rPr>
                <w:del w:id="462" w:author="User" w:date="2020-01-21T17:15:00Z"/>
                <w:rFonts w:ascii="Arial Narrow" w:hAnsi="Arial Narrow"/>
                <w:sz w:val="24"/>
                <w:szCs w:val="24"/>
              </w:rPr>
            </w:pPr>
            <w:del w:id="463" w:author="User" w:date="2020-01-21T17:15:00Z">
              <w:r w:rsidRPr="008F23D2" w:rsidDel="00B23BD9">
                <w:rPr>
                  <w:rFonts w:ascii="Arial Narrow" w:hAnsi="Arial Narrow"/>
                  <w:b/>
                  <w:sz w:val="24"/>
                  <w:szCs w:val="24"/>
                </w:rPr>
                <w:delText xml:space="preserve"> </w:delText>
              </w:r>
            </w:del>
          </w:p>
          <w:p w14:paraId="73CEC358" w14:textId="1780A28E" w:rsidR="00187AB8" w:rsidDel="00B23BD9" w:rsidRDefault="00187AB8">
            <w:pPr>
              <w:jc w:val="center"/>
              <w:rPr>
                <w:del w:id="464" w:author="User" w:date="2020-01-21T17:15:00Z"/>
                <w:rFonts w:ascii="Arial Narrow" w:hAnsi="Arial Narrow"/>
                <w:b/>
                <w:sz w:val="24"/>
                <w:szCs w:val="24"/>
              </w:rPr>
              <w:pPrChange w:id="465" w:author="User" w:date="2020-01-21T17:15:00Z">
                <w:pPr/>
              </w:pPrChange>
            </w:pPr>
          </w:p>
          <w:p w14:paraId="3789E077" w14:textId="3CE8DBF5" w:rsidR="00187AB8" w:rsidRPr="008F23D2" w:rsidDel="00B23BD9" w:rsidRDefault="00187AB8">
            <w:pPr>
              <w:jc w:val="center"/>
              <w:rPr>
                <w:del w:id="466" w:author="User" w:date="2020-01-21T17:15:00Z"/>
                <w:rFonts w:ascii="Arial Narrow" w:hAnsi="Arial Narrow"/>
                <w:b/>
                <w:sz w:val="24"/>
                <w:szCs w:val="24"/>
              </w:rPr>
              <w:pPrChange w:id="467" w:author="User" w:date="2020-01-21T17:15:00Z">
                <w:pPr/>
              </w:pPrChange>
            </w:pPr>
          </w:p>
          <w:p w14:paraId="076783BC" w14:textId="762EB460" w:rsidR="00511003" w:rsidRPr="008F23D2" w:rsidDel="00B23BD9" w:rsidRDefault="00511003">
            <w:pPr>
              <w:jc w:val="center"/>
              <w:rPr>
                <w:del w:id="468" w:author="User" w:date="2020-01-21T17:15:00Z"/>
                <w:rFonts w:ascii="Arial Narrow" w:hAnsi="Arial Narrow"/>
                <w:b/>
                <w:sz w:val="24"/>
                <w:szCs w:val="24"/>
              </w:rPr>
            </w:pPr>
            <w:del w:id="469" w:author="User" w:date="2020-01-21T17:15:00Z">
              <w:r w:rsidRPr="008F23D2" w:rsidDel="00B23BD9">
                <w:rPr>
                  <w:rFonts w:ascii="Arial Narrow" w:hAnsi="Arial Narrow"/>
                  <w:sz w:val="24"/>
                  <w:szCs w:val="24"/>
                </w:rPr>
                <w:delText>______________________________</w:delText>
              </w:r>
            </w:del>
          </w:p>
          <w:p w14:paraId="5E6F3992" w14:textId="13F116B6" w:rsidR="000F4215" w:rsidRPr="008F23D2" w:rsidDel="00B23BD9" w:rsidRDefault="000F4215">
            <w:pPr>
              <w:jc w:val="center"/>
              <w:rPr>
                <w:del w:id="470" w:author="User" w:date="2020-01-21T17:15:00Z"/>
                <w:rFonts w:ascii="Arial Narrow" w:hAnsi="Arial Narrow"/>
                <w:b/>
                <w:sz w:val="24"/>
                <w:szCs w:val="24"/>
              </w:rPr>
            </w:pPr>
            <w:del w:id="471" w:author="User" w:date="2020-01-21T17:15:00Z">
              <w:r w:rsidRPr="008F23D2" w:rsidDel="00B23BD9">
                <w:rPr>
                  <w:rFonts w:ascii="Arial Narrow" w:hAnsi="Arial Narrow"/>
                  <w:b/>
                  <w:sz w:val="24"/>
                  <w:szCs w:val="24"/>
                </w:rPr>
                <w:delText>RAFAEL A. CABREDO, PhD</w:delText>
              </w:r>
            </w:del>
          </w:p>
          <w:p w14:paraId="48A3CEFF" w14:textId="32B22689" w:rsidR="00C074A1" w:rsidRPr="008F23D2" w:rsidDel="00B23BD9" w:rsidRDefault="00C074A1">
            <w:pPr>
              <w:jc w:val="center"/>
              <w:rPr>
                <w:del w:id="472" w:author="User" w:date="2020-01-21T17:15:00Z"/>
                <w:rFonts w:ascii="Arial Narrow" w:hAnsi="Arial Narrow"/>
                <w:sz w:val="24"/>
                <w:szCs w:val="24"/>
              </w:rPr>
            </w:pPr>
            <w:del w:id="473" w:author="User" w:date="2020-01-21T17:15:00Z">
              <w:r w:rsidRPr="008F23D2" w:rsidDel="00B23BD9">
                <w:rPr>
                  <w:rFonts w:ascii="Arial Narrow" w:hAnsi="Arial Narrow"/>
                  <w:sz w:val="24"/>
                  <w:szCs w:val="24"/>
                </w:rPr>
                <w:delText xml:space="preserve">Dean, College of </w:delText>
              </w:r>
              <w:r w:rsidR="00DB42E6" w:rsidRPr="008F23D2" w:rsidDel="00B23BD9">
                <w:rPr>
                  <w:rFonts w:ascii="Arial Narrow" w:hAnsi="Arial Narrow"/>
                  <w:sz w:val="24"/>
                  <w:szCs w:val="24"/>
                </w:rPr>
                <w:delText>Computer Studies</w:delText>
              </w:r>
            </w:del>
          </w:p>
          <w:p w14:paraId="4F48DCBC" w14:textId="777D2929" w:rsidR="00C074A1" w:rsidRPr="008F23D2" w:rsidDel="00B23BD9" w:rsidRDefault="00C074A1">
            <w:pPr>
              <w:jc w:val="center"/>
              <w:rPr>
                <w:del w:id="474" w:author="User" w:date="2020-01-21T17:15:00Z"/>
                <w:rFonts w:ascii="Arial Narrow" w:hAnsi="Arial Narrow"/>
                <w:b/>
                <w:sz w:val="24"/>
                <w:szCs w:val="24"/>
              </w:rPr>
            </w:pPr>
          </w:p>
        </w:tc>
      </w:tr>
      <w:tr w:rsidR="007B00DE" w:rsidRPr="008F23D2" w:rsidDel="00B23BD9" w14:paraId="46C21F5A" w14:textId="10E51E7A" w:rsidTr="008C4C7C">
        <w:trPr>
          <w:del w:id="475" w:author="User" w:date="2020-01-21T17:15:00Z"/>
        </w:trPr>
        <w:tc>
          <w:tcPr>
            <w:tcW w:w="4255" w:type="dxa"/>
            <w:vAlign w:val="center"/>
          </w:tcPr>
          <w:p w14:paraId="41359B17" w14:textId="190187C4" w:rsidR="00C85A3A" w:rsidRPr="008F23D2" w:rsidDel="00B23BD9" w:rsidRDefault="00C85A3A">
            <w:pPr>
              <w:jc w:val="center"/>
              <w:rPr>
                <w:del w:id="476" w:author="User" w:date="2020-01-21T17:15:00Z"/>
                <w:rFonts w:ascii="Arial Narrow" w:hAnsi="Arial Narrow"/>
                <w:sz w:val="24"/>
                <w:szCs w:val="24"/>
              </w:rPr>
            </w:pPr>
          </w:p>
        </w:tc>
        <w:tc>
          <w:tcPr>
            <w:tcW w:w="4835" w:type="dxa"/>
            <w:vAlign w:val="center"/>
          </w:tcPr>
          <w:p w14:paraId="722DE4FC" w14:textId="6AC21835" w:rsidR="00092071" w:rsidDel="00B23BD9" w:rsidRDefault="00092071">
            <w:pPr>
              <w:jc w:val="center"/>
              <w:rPr>
                <w:del w:id="477" w:author="User" w:date="2020-01-21T17:15:00Z"/>
                <w:rFonts w:ascii="Arial Narrow" w:hAnsi="Arial Narrow"/>
                <w:sz w:val="24"/>
                <w:szCs w:val="24"/>
              </w:rPr>
              <w:pPrChange w:id="478" w:author="User" w:date="2020-01-21T17:15:00Z">
                <w:pPr/>
              </w:pPrChange>
            </w:pPr>
          </w:p>
          <w:p w14:paraId="408B9AE5" w14:textId="33279753" w:rsidR="00187AB8" w:rsidRPr="008F23D2" w:rsidDel="00B23BD9" w:rsidRDefault="00187AB8">
            <w:pPr>
              <w:jc w:val="center"/>
              <w:rPr>
                <w:del w:id="479" w:author="User" w:date="2020-01-21T17:15:00Z"/>
                <w:rFonts w:ascii="Arial Narrow" w:hAnsi="Arial Narrow"/>
                <w:sz w:val="24"/>
                <w:szCs w:val="24"/>
              </w:rPr>
              <w:pPrChange w:id="480" w:author="User" w:date="2020-01-21T17:15:00Z">
                <w:pPr/>
              </w:pPrChange>
            </w:pPr>
          </w:p>
        </w:tc>
      </w:tr>
    </w:tbl>
    <w:p w14:paraId="7434CF82" w14:textId="5BA221D1" w:rsidR="00DB50F6" w:rsidRPr="007B593D" w:rsidDel="00B23BD9" w:rsidRDefault="007B593D">
      <w:pPr>
        <w:spacing w:after="0" w:line="240" w:lineRule="auto"/>
        <w:jc w:val="center"/>
        <w:rPr>
          <w:del w:id="481" w:author="User" w:date="2020-01-21T17:15:00Z"/>
          <w:rFonts w:ascii="Arial Narrow" w:hAnsi="Arial Narrow"/>
          <w:sz w:val="24"/>
          <w:szCs w:val="24"/>
        </w:rPr>
        <w:pPrChange w:id="482" w:author="User" w:date="2020-01-21T17:15:00Z">
          <w:pPr>
            <w:tabs>
              <w:tab w:val="left" w:pos="720"/>
            </w:tabs>
            <w:spacing w:after="0"/>
            <w:jc w:val="center"/>
          </w:pPr>
        </w:pPrChange>
      </w:pPr>
      <w:del w:id="483" w:author="User" w:date="2020-01-21T17:15:00Z">
        <w:r w:rsidDel="00B23BD9">
          <w:rPr>
            <w:rFonts w:ascii="Arial Narrow" w:hAnsi="Arial Narrow"/>
            <w:sz w:val="24"/>
            <w:szCs w:val="24"/>
          </w:rPr>
          <w:delText>_________________________</w:delText>
        </w:r>
        <w:r w:rsidDel="00B23BD9">
          <w:rPr>
            <w:rFonts w:ascii="Arial Narrow" w:hAnsi="Arial Narrow"/>
            <w:sz w:val="24"/>
            <w:szCs w:val="24"/>
          </w:rPr>
          <w:tab/>
          <w:delText xml:space="preserve">                  ____________________</w:delText>
        </w:r>
      </w:del>
    </w:p>
    <w:p w14:paraId="30172C2F" w14:textId="3C193FC2" w:rsidR="007B593D" w:rsidRPr="00812C67" w:rsidDel="00B23BD9" w:rsidRDefault="00092071">
      <w:pPr>
        <w:spacing w:after="0" w:line="240" w:lineRule="auto"/>
        <w:jc w:val="center"/>
        <w:rPr>
          <w:del w:id="484" w:author="User" w:date="2020-01-21T17:15:00Z"/>
          <w:rFonts w:ascii="Arial Narrow" w:hAnsi="Arial Narrow" w:cs="Arial"/>
          <w:b/>
          <w:sz w:val="24"/>
        </w:rPr>
        <w:pPrChange w:id="485" w:author="User" w:date="2020-01-21T17:15:00Z">
          <w:pPr>
            <w:spacing w:after="0"/>
          </w:pPr>
        </w:pPrChange>
      </w:pPr>
      <w:del w:id="486" w:author="User" w:date="2020-01-21T17:15:00Z">
        <w:r w:rsidRPr="00B97EFA" w:rsidDel="00B23BD9">
          <w:rPr>
            <w:rFonts w:ascii="Arial Narrow" w:hAnsi="Arial Narrow" w:cs="Arial"/>
            <w:b/>
            <w:sz w:val="24"/>
          </w:rPr>
          <w:delText xml:space="preserve">                              </w:delText>
        </w:r>
        <w:r w:rsidR="007B593D" w:rsidRPr="00812C67" w:rsidDel="00B23BD9">
          <w:rPr>
            <w:rFonts w:ascii="Arial Narrow" w:hAnsi="Arial Narrow" w:cs="Arial"/>
            <w:b/>
            <w:sz w:val="24"/>
          </w:rPr>
          <w:delText>ROD ALLAN A. DE LARA</w:delText>
        </w:r>
        <w:r w:rsidRPr="00812C67" w:rsidDel="00B23BD9">
          <w:rPr>
            <w:rFonts w:ascii="Arial Narrow" w:hAnsi="Arial Narrow" w:cs="Arial"/>
            <w:b/>
            <w:sz w:val="24"/>
          </w:rPr>
          <w:delText xml:space="preserve">      </w:delText>
        </w:r>
        <w:r w:rsidR="007B593D" w:rsidRPr="00812C67" w:rsidDel="00B23BD9">
          <w:rPr>
            <w:rFonts w:ascii="Arial Narrow" w:hAnsi="Arial Narrow" w:cs="Arial"/>
            <w:b/>
            <w:sz w:val="24"/>
          </w:rPr>
          <w:delText xml:space="preserve">                  </w:delText>
        </w:r>
        <w:r w:rsidR="007874A4" w:rsidRPr="00812C67" w:rsidDel="00B23BD9">
          <w:rPr>
            <w:rFonts w:ascii="Arial Narrow" w:hAnsi="Arial Narrow" w:cs="Arial"/>
            <w:b/>
            <w:sz w:val="24"/>
          </w:rPr>
          <w:delText>GLENN V. ALEA, PhD</w:delText>
        </w:r>
      </w:del>
    </w:p>
    <w:p w14:paraId="1349C5F8" w14:textId="1D0E151A" w:rsidR="00092071" w:rsidRPr="00F74343" w:rsidDel="00B23BD9" w:rsidRDefault="007B593D">
      <w:pPr>
        <w:spacing w:after="0" w:line="240" w:lineRule="auto"/>
        <w:jc w:val="center"/>
        <w:rPr>
          <w:del w:id="487" w:author="User" w:date="2020-01-21T17:15:00Z"/>
          <w:rFonts w:ascii="Arial Narrow" w:hAnsi="Arial Narrow" w:cs="Arial"/>
          <w:b/>
          <w:sz w:val="24"/>
        </w:rPr>
        <w:pPrChange w:id="488" w:author="User" w:date="2020-01-21T17:15:00Z">
          <w:pPr>
            <w:spacing w:after="0"/>
          </w:pPr>
        </w:pPrChange>
      </w:pPr>
      <w:del w:id="489" w:author="User" w:date="2020-01-21T17:15:00Z">
        <w:r w:rsidRPr="00812C67" w:rsidDel="00B23BD9">
          <w:rPr>
            <w:rFonts w:ascii="Arial Narrow" w:hAnsi="Arial Narrow" w:cs="Arial"/>
            <w:sz w:val="24"/>
          </w:rPr>
          <w:delText xml:space="preserve">                             Deputy Executive Director</w:delText>
        </w:r>
        <w:r w:rsidDel="00B23BD9">
          <w:rPr>
            <w:rFonts w:ascii="Arial Narrow" w:hAnsi="Arial Narrow" w:cs="Arial"/>
            <w:b/>
            <w:sz w:val="24"/>
          </w:rPr>
          <w:delText xml:space="preserve">     </w:delText>
        </w:r>
        <w:r w:rsidDel="00B23BD9">
          <w:rPr>
            <w:rFonts w:ascii="Arial Narrow" w:hAnsi="Arial Narrow" w:cs="Arial"/>
            <w:sz w:val="24"/>
          </w:rPr>
          <w:delText xml:space="preserve">                     D</w:delText>
        </w:r>
        <w:r w:rsidR="00092071" w:rsidRPr="00B97EFA" w:rsidDel="00B23BD9">
          <w:rPr>
            <w:rFonts w:ascii="Arial Narrow" w:hAnsi="Arial Narrow" w:cs="Arial"/>
            <w:sz w:val="24"/>
          </w:rPr>
          <w:delText xml:space="preserve">ean, </w:delText>
        </w:r>
        <w:r w:rsidR="000F4215" w:rsidRPr="00B97EFA" w:rsidDel="00B23BD9">
          <w:rPr>
            <w:rFonts w:ascii="Arial Narrow" w:hAnsi="Arial Narrow" w:cs="Arial"/>
            <w:sz w:val="24"/>
          </w:rPr>
          <w:delText>College of Science</w:delText>
        </w:r>
      </w:del>
    </w:p>
    <w:p w14:paraId="3FF5CB4D" w14:textId="404C4C0E" w:rsidR="00AB4070" w:rsidDel="00B23BD9" w:rsidRDefault="00AB4070">
      <w:pPr>
        <w:spacing w:after="0" w:line="240" w:lineRule="auto"/>
        <w:jc w:val="center"/>
        <w:rPr>
          <w:del w:id="490" w:author="User" w:date="2020-01-21T17:15:00Z"/>
          <w:rFonts w:ascii="Arial" w:hAnsi="Arial" w:cs="Arial"/>
        </w:rPr>
        <w:pPrChange w:id="491" w:author="User" w:date="2020-01-21T17:15:00Z">
          <w:pPr/>
        </w:pPrChange>
      </w:pPr>
    </w:p>
    <w:p w14:paraId="65B69666" w14:textId="4A0E851C" w:rsidR="00187AB8" w:rsidRPr="008F23D2" w:rsidDel="00B23BD9" w:rsidRDefault="00187AB8">
      <w:pPr>
        <w:spacing w:after="0" w:line="240" w:lineRule="auto"/>
        <w:jc w:val="center"/>
        <w:rPr>
          <w:del w:id="492" w:author="User" w:date="2020-01-21T17:15:00Z"/>
          <w:rFonts w:ascii="Arial" w:hAnsi="Arial" w:cs="Arial"/>
        </w:rPr>
        <w:pPrChange w:id="493" w:author="User" w:date="2020-01-21T17:15:00Z">
          <w:pPr/>
        </w:pPrChange>
      </w:pPr>
    </w:p>
    <w:p w14:paraId="6FDCB0C5" w14:textId="10928E48" w:rsidR="00F74343" w:rsidDel="00B23BD9" w:rsidRDefault="00AB4070">
      <w:pPr>
        <w:spacing w:after="0" w:line="240" w:lineRule="auto"/>
        <w:jc w:val="center"/>
        <w:rPr>
          <w:del w:id="494" w:author="User" w:date="2020-01-21T17:15:00Z"/>
        </w:rPr>
        <w:pPrChange w:id="495" w:author="User" w:date="2020-01-21T17:15:00Z">
          <w:pPr>
            <w:spacing w:after="0"/>
            <w:jc w:val="center"/>
          </w:pPr>
        </w:pPrChange>
      </w:pPr>
      <w:del w:id="496" w:author="User" w:date="2020-01-21T17:15:00Z">
        <w:r w:rsidRPr="008F23D2" w:rsidDel="00B23BD9">
          <w:tab/>
        </w:r>
        <w:r w:rsidRPr="008F23D2" w:rsidDel="00B23BD9">
          <w:tab/>
        </w:r>
        <w:r w:rsidRPr="008F23D2" w:rsidDel="00B23BD9">
          <w:tab/>
        </w:r>
        <w:r w:rsidRPr="008F23D2" w:rsidDel="00B23BD9">
          <w:tab/>
        </w:r>
        <w:r w:rsidRPr="008F23D2" w:rsidDel="00B23BD9">
          <w:tab/>
        </w:r>
        <w:r w:rsidRPr="008F23D2" w:rsidDel="00B23BD9">
          <w:tab/>
        </w:r>
        <w:r w:rsidRPr="008F23D2" w:rsidDel="00B23BD9">
          <w:tab/>
        </w:r>
      </w:del>
    </w:p>
    <w:p w14:paraId="5A93E3B1" w14:textId="616923AA" w:rsidR="00F74343" w:rsidDel="00B23BD9" w:rsidRDefault="00F74343">
      <w:pPr>
        <w:spacing w:after="0" w:line="240" w:lineRule="auto"/>
        <w:jc w:val="center"/>
        <w:rPr>
          <w:del w:id="497" w:author="User" w:date="2020-01-21T17:15:00Z"/>
        </w:rPr>
        <w:pPrChange w:id="498" w:author="User" w:date="2020-01-21T17:15:00Z">
          <w:pPr>
            <w:spacing w:after="0"/>
            <w:jc w:val="center"/>
          </w:pPr>
        </w:pPrChange>
      </w:pPr>
    </w:p>
    <w:p w14:paraId="72094075" w14:textId="638E15AB" w:rsidR="000F4215" w:rsidRPr="008F23D2" w:rsidDel="00B23BD9" w:rsidRDefault="005C0AEE">
      <w:pPr>
        <w:spacing w:after="0" w:line="240" w:lineRule="auto"/>
        <w:jc w:val="center"/>
        <w:rPr>
          <w:del w:id="499" w:author="User" w:date="2020-01-21T17:15:00Z"/>
          <w:rFonts w:ascii="Arial Narrow" w:hAnsi="Arial Narrow"/>
          <w:b/>
          <w:sz w:val="24"/>
          <w:szCs w:val="24"/>
        </w:rPr>
        <w:pPrChange w:id="500" w:author="User" w:date="2020-01-21T17:15:00Z">
          <w:pPr>
            <w:spacing w:after="0"/>
            <w:ind w:left="4320" w:firstLine="720"/>
            <w:jc w:val="center"/>
          </w:pPr>
        </w:pPrChange>
      </w:pPr>
      <w:del w:id="501" w:author="User" w:date="2020-01-21T17:15:00Z">
        <w:r w:rsidDel="00B23BD9">
          <w:rPr>
            <w:rFonts w:ascii="Arial Narrow" w:hAnsi="Arial Narrow"/>
            <w:sz w:val="24"/>
            <w:szCs w:val="24"/>
          </w:rPr>
          <w:delText>_________________________</w:delText>
        </w:r>
      </w:del>
    </w:p>
    <w:p w14:paraId="70A2814C" w14:textId="46B8553D" w:rsidR="007874A4" w:rsidRPr="00B97EFA" w:rsidDel="00B23BD9" w:rsidRDefault="007874A4">
      <w:pPr>
        <w:spacing w:after="0" w:line="240" w:lineRule="auto"/>
        <w:jc w:val="center"/>
        <w:rPr>
          <w:del w:id="502" w:author="User" w:date="2020-01-21T17:15:00Z"/>
          <w:rFonts w:ascii="Arial Narrow" w:hAnsi="Arial Narrow" w:cs="Arial"/>
          <w:b/>
          <w:sz w:val="24"/>
        </w:rPr>
        <w:pPrChange w:id="503" w:author="User" w:date="2020-01-21T17:15:00Z">
          <w:pPr>
            <w:spacing w:after="0"/>
          </w:pPr>
        </w:pPrChange>
      </w:pPr>
      <w:del w:id="504" w:author="User" w:date="2020-01-21T17:15:00Z">
        <w:r w:rsidRPr="00B97EFA" w:rsidDel="00B23BD9">
          <w:rPr>
            <w:rFonts w:ascii="Arial Narrow" w:hAnsi="Arial Narrow" w:cs="Arial"/>
            <w:b/>
            <w:sz w:val="24"/>
          </w:rPr>
          <w:delText xml:space="preserve">                                                                                  </w:delText>
        </w:r>
        <w:r w:rsidR="00B97EFA" w:rsidDel="00B23BD9">
          <w:rPr>
            <w:rFonts w:ascii="Arial Narrow" w:hAnsi="Arial Narrow" w:cs="Arial"/>
            <w:b/>
            <w:sz w:val="24"/>
          </w:rPr>
          <w:delText xml:space="preserve">                   </w:delText>
        </w:r>
        <w:r w:rsidR="007A4D2C" w:rsidRPr="00B97EFA" w:rsidDel="00B23BD9">
          <w:rPr>
            <w:rFonts w:ascii="Arial Narrow" w:hAnsi="Arial Narrow" w:cs="Arial"/>
            <w:b/>
            <w:sz w:val="24"/>
          </w:rPr>
          <w:delText>JONATHAN R. DUNGCA</w:delText>
        </w:r>
        <w:r w:rsidRPr="00B97EFA" w:rsidDel="00B23BD9">
          <w:rPr>
            <w:rFonts w:ascii="Arial Narrow" w:hAnsi="Arial Narrow" w:cs="Arial"/>
            <w:b/>
            <w:sz w:val="24"/>
          </w:rPr>
          <w:delText>, PhD</w:delText>
        </w:r>
      </w:del>
    </w:p>
    <w:p w14:paraId="5897E54E" w14:textId="22C109AA" w:rsidR="00AB4070" w:rsidRPr="00B97EFA" w:rsidDel="00B23BD9" w:rsidRDefault="00B97EFA">
      <w:pPr>
        <w:spacing w:after="0" w:line="240" w:lineRule="auto"/>
        <w:jc w:val="center"/>
        <w:rPr>
          <w:del w:id="505" w:author="User" w:date="2020-01-21T17:15:00Z"/>
          <w:rFonts w:ascii="Arial Narrow" w:hAnsi="Arial Narrow" w:cs="Arial"/>
          <w:sz w:val="24"/>
        </w:rPr>
        <w:pPrChange w:id="506" w:author="User" w:date="2020-01-21T17:15:00Z">
          <w:pPr>
            <w:pStyle w:val="NoSpacing"/>
            <w:ind w:left="4320" w:firstLine="720"/>
          </w:pPr>
        </w:pPrChange>
      </w:pPr>
      <w:del w:id="507" w:author="User" w:date="2020-01-21T17:15:00Z">
        <w:r w:rsidDel="00B23BD9">
          <w:rPr>
            <w:sz w:val="24"/>
          </w:rPr>
          <w:delText xml:space="preserve">  </w:delText>
        </w:r>
        <w:r w:rsidR="00AB4070" w:rsidRPr="00B97EFA" w:rsidDel="00B23BD9">
          <w:rPr>
            <w:rFonts w:ascii="Arial Narrow" w:hAnsi="Arial Narrow" w:cs="Arial"/>
            <w:sz w:val="24"/>
          </w:rPr>
          <w:delText xml:space="preserve">Dean, </w:delText>
        </w:r>
        <w:r w:rsidR="000F4215" w:rsidRPr="00B97EFA" w:rsidDel="00B23BD9">
          <w:rPr>
            <w:rFonts w:ascii="Arial Narrow" w:hAnsi="Arial Narrow" w:cs="Arial"/>
            <w:sz w:val="24"/>
          </w:rPr>
          <w:delText>Gokongwei College of Engineering</w:delText>
        </w:r>
      </w:del>
    </w:p>
    <w:p w14:paraId="2D906329" w14:textId="629C7262" w:rsidR="00092071" w:rsidDel="00B23BD9" w:rsidRDefault="00092071">
      <w:pPr>
        <w:spacing w:after="0" w:line="240" w:lineRule="auto"/>
        <w:jc w:val="center"/>
        <w:rPr>
          <w:del w:id="508" w:author="User" w:date="2020-01-21T17:15:00Z"/>
          <w:rFonts w:ascii="Arial Narrow" w:hAnsi="Arial Narrow" w:cs="Calibri"/>
          <w:sz w:val="24"/>
          <w:szCs w:val="24"/>
        </w:rPr>
        <w:pPrChange w:id="509" w:author="User" w:date="2020-01-21T17:15:00Z">
          <w:pPr>
            <w:pStyle w:val="Heading1"/>
          </w:pPr>
        </w:pPrChange>
      </w:pPr>
    </w:p>
    <w:p w14:paraId="1738E0C2" w14:textId="26DCF936" w:rsidR="00092071" w:rsidDel="00B23BD9" w:rsidRDefault="00092071">
      <w:pPr>
        <w:spacing w:after="0" w:line="240" w:lineRule="auto"/>
        <w:jc w:val="center"/>
        <w:rPr>
          <w:del w:id="510" w:author="User" w:date="2020-01-21T17:15:00Z"/>
          <w:rFonts w:ascii="Arial Narrow" w:hAnsi="Arial Narrow" w:cs="Calibri"/>
          <w:sz w:val="24"/>
          <w:szCs w:val="24"/>
        </w:rPr>
        <w:pPrChange w:id="511" w:author="User" w:date="2020-01-21T17:15:00Z">
          <w:pPr>
            <w:pStyle w:val="Heading1"/>
          </w:pPr>
        </w:pPrChange>
      </w:pPr>
    </w:p>
    <w:p w14:paraId="7C13232D" w14:textId="06515DC5" w:rsidR="00092071" w:rsidDel="00B23BD9" w:rsidRDefault="00092071">
      <w:pPr>
        <w:spacing w:after="0" w:line="240" w:lineRule="auto"/>
        <w:jc w:val="center"/>
        <w:rPr>
          <w:del w:id="512" w:author="User" w:date="2020-01-21T17:15:00Z"/>
          <w:rFonts w:ascii="Arial Narrow" w:hAnsi="Arial Narrow" w:cs="Calibri"/>
          <w:sz w:val="24"/>
          <w:szCs w:val="24"/>
        </w:rPr>
        <w:pPrChange w:id="513" w:author="User" w:date="2020-01-21T17:15:00Z">
          <w:pPr>
            <w:pStyle w:val="Heading1"/>
          </w:pPr>
        </w:pPrChange>
      </w:pPr>
    </w:p>
    <w:p w14:paraId="2909A2D1" w14:textId="26C5646C" w:rsidR="00081B67" w:rsidRPr="00566D7E" w:rsidDel="00B23BD9" w:rsidRDefault="00081B67">
      <w:pPr>
        <w:spacing w:after="0" w:line="240" w:lineRule="auto"/>
        <w:jc w:val="center"/>
        <w:rPr>
          <w:del w:id="514" w:author="User" w:date="2020-01-21T17:15:00Z"/>
          <w:rFonts w:ascii="Arial Narrow" w:hAnsi="Arial Narrow" w:cs="Calibri"/>
          <w:sz w:val="24"/>
          <w:szCs w:val="24"/>
        </w:rPr>
        <w:pPrChange w:id="515" w:author="User" w:date="2020-01-21T17:15:00Z">
          <w:pPr>
            <w:pStyle w:val="Heading1"/>
          </w:pPr>
        </w:pPrChange>
      </w:pPr>
      <w:del w:id="516" w:author="User" w:date="2020-01-21T17:15:00Z">
        <w:r w:rsidRPr="00566D7E" w:rsidDel="00B23BD9">
          <w:rPr>
            <w:rFonts w:ascii="Arial Narrow" w:hAnsi="Arial Narrow" w:cs="Calibri"/>
            <w:sz w:val="24"/>
            <w:szCs w:val="24"/>
          </w:rPr>
          <w:delText>A C K N O W L E D G M E N T</w:delText>
        </w:r>
      </w:del>
    </w:p>
    <w:p w14:paraId="39A59A30" w14:textId="7DAA4C70" w:rsidR="00E429FE" w:rsidDel="00B23BD9" w:rsidRDefault="00E429FE">
      <w:pPr>
        <w:spacing w:after="0" w:line="240" w:lineRule="auto"/>
        <w:jc w:val="center"/>
        <w:rPr>
          <w:del w:id="517" w:author="User" w:date="2020-01-21T17:15:00Z"/>
          <w:rFonts w:ascii="Arial Narrow" w:hAnsi="Arial Narrow" w:cs="Calibri"/>
          <w:sz w:val="24"/>
          <w:szCs w:val="24"/>
        </w:rPr>
        <w:pPrChange w:id="518" w:author="User" w:date="2020-01-21T17:15:00Z">
          <w:pPr>
            <w:spacing w:after="0" w:line="240" w:lineRule="auto"/>
            <w:jc w:val="both"/>
          </w:pPr>
        </w:pPrChange>
      </w:pPr>
    </w:p>
    <w:p w14:paraId="76A1E013" w14:textId="0943504A" w:rsidR="003B6739" w:rsidRPr="00566D7E" w:rsidDel="00B23BD9" w:rsidRDefault="003B6739">
      <w:pPr>
        <w:spacing w:after="0" w:line="240" w:lineRule="auto"/>
        <w:jc w:val="center"/>
        <w:rPr>
          <w:del w:id="519" w:author="User" w:date="2020-01-21T17:15:00Z"/>
          <w:rFonts w:ascii="Arial Narrow" w:hAnsi="Arial Narrow" w:cs="Calibri"/>
          <w:sz w:val="24"/>
          <w:szCs w:val="24"/>
        </w:rPr>
        <w:pPrChange w:id="520" w:author="User" w:date="2020-01-21T17:15:00Z">
          <w:pPr>
            <w:spacing w:after="0" w:line="240" w:lineRule="auto"/>
            <w:jc w:val="both"/>
          </w:pPr>
        </w:pPrChange>
      </w:pPr>
    </w:p>
    <w:p w14:paraId="21190479" w14:textId="78422C70" w:rsidR="00081B67" w:rsidRPr="00566D7E" w:rsidDel="00B23BD9" w:rsidRDefault="00081B67">
      <w:pPr>
        <w:spacing w:after="0" w:line="240" w:lineRule="auto"/>
        <w:jc w:val="center"/>
        <w:rPr>
          <w:del w:id="521" w:author="User" w:date="2020-01-21T17:15:00Z"/>
          <w:rFonts w:ascii="Arial Narrow" w:hAnsi="Arial Narrow" w:cs="Calibri"/>
          <w:sz w:val="24"/>
          <w:szCs w:val="24"/>
        </w:rPr>
        <w:pPrChange w:id="522" w:author="User" w:date="2020-01-21T17:15:00Z">
          <w:pPr>
            <w:spacing w:after="0" w:line="240" w:lineRule="auto"/>
            <w:jc w:val="both"/>
          </w:pPr>
        </w:pPrChange>
      </w:pPr>
      <w:del w:id="523" w:author="User" w:date="2020-01-21T17:15:00Z">
        <w:r w:rsidRPr="00566D7E" w:rsidDel="00B23BD9">
          <w:rPr>
            <w:rFonts w:ascii="Arial Narrow" w:hAnsi="Arial Narrow" w:cs="Calibri"/>
            <w:b/>
            <w:sz w:val="24"/>
            <w:szCs w:val="24"/>
          </w:rPr>
          <w:delText>REPUBLIC OF THE PHILIPPINES</w:delText>
        </w:r>
        <w:r w:rsidRPr="00566D7E" w:rsidDel="00B23BD9">
          <w:rPr>
            <w:rFonts w:ascii="Arial Narrow" w:hAnsi="Arial Narrow" w:cs="Calibri"/>
            <w:sz w:val="24"/>
            <w:szCs w:val="24"/>
          </w:rPr>
          <w:tab/>
          <w:delText>)</w:delText>
        </w:r>
      </w:del>
    </w:p>
    <w:p w14:paraId="57CD520C" w14:textId="7C82C0BD" w:rsidR="00081B67" w:rsidRPr="00566D7E" w:rsidDel="00B23BD9" w:rsidRDefault="00081B67">
      <w:pPr>
        <w:spacing w:after="0" w:line="240" w:lineRule="auto"/>
        <w:jc w:val="center"/>
        <w:rPr>
          <w:del w:id="524" w:author="User" w:date="2020-01-21T17:15:00Z"/>
          <w:rFonts w:ascii="Arial Narrow" w:hAnsi="Arial Narrow" w:cs="Calibri"/>
          <w:sz w:val="24"/>
          <w:szCs w:val="24"/>
          <w:lang w:val="en-US"/>
        </w:rPr>
        <w:pPrChange w:id="525" w:author="User" w:date="2020-01-21T17:15:00Z">
          <w:pPr>
            <w:spacing w:after="0" w:line="240" w:lineRule="auto"/>
            <w:jc w:val="both"/>
          </w:pPr>
        </w:pPrChange>
      </w:pPr>
      <w:del w:id="526" w:author="User" w:date="2020-01-21T17:15:00Z">
        <w:r w:rsidRPr="00566D7E" w:rsidDel="00B23BD9">
          <w:rPr>
            <w:rFonts w:ascii="Arial Narrow" w:hAnsi="Arial Narrow" w:cs="Calibri"/>
            <w:sz w:val="24"/>
            <w:szCs w:val="24"/>
            <w:lang w:val="en-US"/>
          </w:rPr>
          <w:delText>Quezon City</w:delText>
        </w:r>
        <w:r w:rsidRPr="00566D7E" w:rsidDel="00B23BD9">
          <w:rPr>
            <w:rFonts w:ascii="Arial Narrow" w:hAnsi="Arial Narrow" w:cs="Calibri"/>
            <w:sz w:val="24"/>
            <w:szCs w:val="24"/>
            <w:lang w:val="en-US"/>
          </w:rPr>
          <w:tab/>
        </w:r>
        <w:r w:rsidRPr="00566D7E" w:rsidDel="00B23BD9">
          <w:rPr>
            <w:rFonts w:ascii="Arial Narrow" w:hAnsi="Arial Narrow" w:cs="Calibri"/>
            <w:sz w:val="24"/>
            <w:szCs w:val="24"/>
            <w:lang w:val="en-US"/>
          </w:rPr>
          <w:tab/>
        </w:r>
        <w:r w:rsidRPr="00566D7E" w:rsidDel="00B23BD9">
          <w:rPr>
            <w:rFonts w:ascii="Arial Narrow" w:hAnsi="Arial Narrow" w:cs="Calibri"/>
            <w:sz w:val="24"/>
            <w:szCs w:val="24"/>
            <w:lang w:val="en-US"/>
          </w:rPr>
          <w:tab/>
          <w:delText xml:space="preserve">   </w:delText>
        </w:r>
        <w:r w:rsidRPr="00566D7E" w:rsidDel="00B23BD9">
          <w:rPr>
            <w:rFonts w:ascii="Arial Narrow" w:hAnsi="Arial Narrow" w:cs="Calibri"/>
            <w:sz w:val="24"/>
            <w:szCs w:val="24"/>
            <w:lang w:val="en-US"/>
          </w:rPr>
          <w:tab/>
          <w:delText>) S.S.</w:delText>
        </w:r>
      </w:del>
    </w:p>
    <w:p w14:paraId="7AD18A1F" w14:textId="3F29182F" w:rsidR="00081B67" w:rsidRPr="00566D7E" w:rsidDel="00B23BD9" w:rsidRDefault="00081B67">
      <w:pPr>
        <w:spacing w:after="0" w:line="240" w:lineRule="auto"/>
        <w:jc w:val="center"/>
        <w:rPr>
          <w:del w:id="527" w:author="User" w:date="2020-01-21T17:15:00Z"/>
          <w:rFonts w:ascii="Arial Narrow" w:hAnsi="Arial Narrow" w:cs="Calibri"/>
          <w:sz w:val="24"/>
          <w:szCs w:val="24"/>
          <w:lang w:val="en-US"/>
        </w:rPr>
        <w:pPrChange w:id="528" w:author="User" w:date="2020-01-21T17:15:00Z">
          <w:pPr>
            <w:spacing w:after="0" w:line="240" w:lineRule="auto"/>
            <w:jc w:val="both"/>
          </w:pPr>
        </w:pPrChange>
      </w:pPr>
    </w:p>
    <w:p w14:paraId="53ACB974" w14:textId="169116F2" w:rsidR="00081B67" w:rsidRPr="00566D7E" w:rsidDel="00B23BD9" w:rsidRDefault="00081B67">
      <w:pPr>
        <w:spacing w:after="0" w:line="240" w:lineRule="auto"/>
        <w:jc w:val="center"/>
        <w:rPr>
          <w:del w:id="529" w:author="User" w:date="2020-01-21T17:15:00Z"/>
          <w:rFonts w:ascii="Arial Narrow" w:hAnsi="Arial Narrow" w:cs="Calibri"/>
          <w:sz w:val="24"/>
          <w:szCs w:val="24"/>
        </w:rPr>
        <w:pPrChange w:id="530" w:author="User" w:date="2020-01-21T17:15:00Z">
          <w:pPr>
            <w:spacing w:after="0" w:line="240" w:lineRule="auto"/>
            <w:jc w:val="both"/>
          </w:pPr>
        </w:pPrChange>
      </w:pPr>
      <w:del w:id="531" w:author="User" w:date="2020-01-21T17:15:00Z">
        <w:r w:rsidRPr="00566D7E" w:rsidDel="00B23BD9">
          <w:rPr>
            <w:rFonts w:ascii="Arial Narrow" w:hAnsi="Arial Narrow" w:cs="Calibri"/>
            <w:sz w:val="24"/>
            <w:szCs w:val="24"/>
            <w:lang w:val="en-US"/>
          </w:rPr>
          <w:tab/>
        </w:r>
        <w:r w:rsidRPr="00566D7E" w:rsidDel="00B23BD9">
          <w:rPr>
            <w:rFonts w:ascii="Arial Narrow" w:hAnsi="Arial Narrow" w:cs="Calibri"/>
            <w:b/>
            <w:sz w:val="24"/>
            <w:szCs w:val="24"/>
          </w:rPr>
          <w:delText>BEFORE ME,</w:delText>
        </w:r>
        <w:r w:rsidRPr="00566D7E" w:rsidDel="00B23BD9">
          <w:rPr>
            <w:rFonts w:ascii="Arial Narrow" w:hAnsi="Arial Narrow" w:cs="Calibri"/>
            <w:sz w:val="24"/>
            <w:szCs w:val="24"/>
          </w:rPr>
          <w:delText xml:space="preserve"> a notary public for and in Quezon City this __</w:delText>
        </w:r>
        <w:r w:rsidRPr="00566D7E" w:rsidDel="00B23BD9">
          <w:rPr>
            <w:rFonts w:ascii="Arial Narrow" w:hAnsi="Arial Narrow" w:cs="Calibri"/>
            <w:sz w:val="24"/>
            <w:szCs w:val="24"/>
            <w:vertAlign w:val="superscript"/>
          </w:rPr>
          <w:delText>th</w:delText>
        </w:r>
        <w:r w:rsidRPr="00566D7E" w:rsidDel="00B23BD9">
          <w:rPr>
            <w:rFonts w:ascii="Arial Narrow" w:hAnsi="Arial Narrow" w:cs="Calibri"/>
            <w:sz w:val="24"/>
            <w:szCs w:val="24"/>
          </w:rPr>
          <w:delText xml:space="preserve"> day of </w:delText>
        </w:r>
        <w:r w:rsidR="00881E0A" w:rsidRPr="00566D7E" w:rsidDel="00B23BD9">
          <w:rPr>
            <w:rFonts w:ascii="Arial Narrow" w:hAnsi="Arial Narrow" w:cs="Calibri"/>
            <w:sz w:val="24"/>
            <w:szCs w:val="24"/>
          </w:rPr>
          <w:delText>_______________</w:delText>
        </w:r>
        <w:r w:rsidR="00FD6728" w:rsidRPr="00566D7E" w:rsidDel="00B23BD9">
          <w:rPr>
            <w:rFonts w:ascii="Arial Narrow" w:hAnsi="Arial Narrow" w:cs="Calibri"/>
            <w:sz w:val="24"/>
            <w:szCs w:val="24"/>
          </w:rPr>
          <w:delText>, 201</w:delText>
        </w:r>
      </w:del>
      <w:del w:id="532" w:author="User" w:date="2019-08-05T15:17:00Z">
        <w:r w:rsidR="00AB4070" w:rsidDel="00DA7D35">
          <w:rPr>
            <w:rFonts w:ascii="Arial Narrow" w:hAnsi="Arial Narrow" w:cs="Calibri"/>
            <w:sz w:val="24"/>
            <w:szCs w:val="24"/>
          </w:rPr>
          <w:delText>8</w:delText>
        </w:r>
      </w:del>
      <w:del w:id="533" w:author="User" w:date="2020-01-21T17:15:00Z">
        <w:r w:rsidRPr="00566D7E" w:rsidDel="00B23BD9">
          <w:rPr>
            <w:rFonts w:ascii="Arial Narrow" w:hAnsi="Arial Narrow" w:cs="Calibri"/>
            <w:sz w:val="24"/>
            <w:szCs w:val="24"/>
          </w:rPr>
          <w:delText>, personally appeared:</w:delText>
        </w:r>
      </w:del>
    </w:p>
    <w:p w14:paraId="24536A17" w14:textId="572A03B3" w:rsidR="00081B67" w:rsidRPr="00566D7E" w:rsidDel="00B23BD9" w:rsidRDefault="00081B67">
      <w:pPr>
        <w:spacing w:after="0" w:line="240" w:lineRule="auto"/>
        <w:jc w:val="center"/>
        <w:rPr>
          <w:del w:id="534" w:author="User" w:date="2020-01-21T17:15:00Z"/>
          <w:rFonts w:ascii="Arial Narrow" w:hAnsi="Arial Narrow" w:cs="Calibri"/>
          <w:sz w:val="24"/>
          <w:szCs w:val="24"/>
        </w:rPr>
        <w:pPrChange w:id="535" w:author="User" w:date="2020-01-21T17:15:00Z">
          <w:pPr>
            <w:spacing w:after="0" w:line="240" w:lineRule="auto"/>
            <w:jc w:val="both"/>
          </w:pPr>
        </w:pPrChange>
      </w:pPr>
    </w:p>
    <w:tbl>
      <w:tblPr>
        <w:tblStyle w:val="TableGrid"/>
        <w:tblW w:w="0" w:type="auto"/>
        <w:tblLook w:val="04A0" w:firstRow="1" w:lastRow="0" w:firstColumn="1" w:lastColumn="0" w:noHBand="0" w:noVBand="1"/>
      </w:tblPr>
      <w:tblGrid>
        <w:gridCol w:w="2898"/>
        <w:gridCol w:w="2407"/>
        <w:gridCol w:w="2003"/>
        <w:gridCol w:w="1468"/>
      </w:tblGrid>
      <w:tr w:rsidR="00081B67" w:rsidRPr="00566D7E" w:rsidDel="00B23BD9" w14:paraId="466DD60F" w14:textId="327031FC" w:rsidTr="00511003">
        <w:trPr>
          <w:del w:id="536" w:author="User" w:date="2020-01-21T17:15:00Z"/>
        </w:trPr>
        <w:tc>
          <w:tcPr>
            <w:tcW w:w="2898" w:type="dxa"/>
            <w:vAlign w:val="center"/>
          </w:tcPr>
          <w:p w14:paraId="2F19AAC1" w14:textId="01DCD64E" w:rsidR="00081B67" w:rsidRPr="00566D7E" w:rsidDel="00B23BD9" w:rsidRDefault="00081B67">
            <w:pPr>
              <w:jc w:val="center"/>
              <w:rPr>
                <w:del w:id="537" w:author="User" w:date="2020-01-21T17:15:00Z"/>
                <w:rFonts w:ascii="Arial Narrow" w:hAnsi="Arial Narrow" w:cs="Calibri"/>
                <w:b/>
                <w:sz w:val="24"/>
                <w:szCs w:val="24"/>
              </w:rPr>
            </w:pPr>
          </w:p>
        </w:tc>
        <w:tc>
          <w:tcPr>
            <w:tcW w:w="2407" w:type="dxa"/>
            <w:vAlign w:val="center"/>
          </w:tcPr>
          <w:p w14:paraId="06B88303" w14:textId="3910FD49" w:rsidR="00081B67" w:rsidRPr="00566D7E" w:rsidDel="00B23BD9" w:rsidRDefault="00081B67">
            <w:pPr>
              <w:jc w:val="center"/>
              <w:rPr>
                <w:del w:id="538" w:author="User" w:date="2020-01-21T17:15:00Z"/>
                <w:rFonts w:ascii="Arial Narrow" w:hAnsi="Arial Narrow" w:cs="Calibri"/>
                <w:b/>
                <w:sz w:val="24"/>
                <w:szCs w:val="24"/>
              </w:rPr>
            </w:pPr>
            <w:del w:id="539" w:author="User" w:date="2020-01-21T17:15:00Z">
              <w:r w:rsidRPr="00511003" w:rsidDel="00B23BD9">
                <w:rPr>
                  <w:rFonts w:ascii="Arial Narrow" w:hAnsi="Arial Narrow" w:cs="Calibri"/>
                  <w:b/>
                  <w:szCs w:val="24"/>
                </w:rPr>
                <w:delText>COMPETENT EVIDENCE OF IDENTITY</w:delText>
              </w:r>
            </w:del>
          </w:p>
        </w:tc>
        <w:tc>
          <w:tcPr>
            <w:tcW w:w="2003" w:type="dxa"/>
            <w:vAlign w:val="center"/>
          </w:tcPr>
          <w:p w14:paraId="6F86B5D8" w14:textId="151FF603" w:rsidR="00081B67" w:rsidRPr="00566D7E" w:rsidDel="00B23BD9" w:rsidRDefault="00081B67">
            <w:pPr>
              <w:jc w:val="center"/>
              <w:rPr>
                <w:del w:id="540" w:author="User" w:date="2020-01-21T17:15:00Z"/>
                <w:rFonts w:ascii="Arial Narrow" w:hAnsi="Arial Narrow" w:cs="Calibri"/>
                <w:b/>
                <w:sz w:val="24"/>
                <w:szCs w:val="24"/>
              </w:rPr>
            </w:pPr>
            <w:del w:id="541" w:author="User" w:date="2020-01-21T17:15:00Z">
              <w:r w:rsidRPr="00566D7E" w:rsidDel="00B23BD9">
                <w:rPr>
                  <w:rFonts w:ascii="Arial Narrow" w:hAnsi="Arial Narrow" w:cs="Calibri"/>
                  <w:b/>
                  <w:sz w:val="24"/>
                  <w:szCs w:val="24"/>
                </w:rPr>
                <w:delText>DATE AND PLACE OF ISSUANCE</w:delText>
              </w:r>
            </w:del>
          </w:p>
        </w:tc>
        <w:tc>
          <w:tcPr>
            <w:tcW w:w="1468" w:type="dxa"/>
            <w:vAlign w:val="center"/>
          </w:tcPr>
          <w:p w14:paraId="1DFB22AC" w14:textId="1E515D2C" w:rsidR="00081B67" w:rsidRPr="00566D7E" w:rsidDel="00B23BD9" w:rsidRDefault="00081B67">
            <w:pPr>
              <w:jc w:val="center"/>
              <w:rPr>
                <w:del w:id="542" w:author="User" w:date="2020-01-21T17:15:00Z"/>
                <w:rFonts w:ascii="Arial Narrow" w:hAnsi="Arial Narrow" w:cs="Calibri"/>
                <w:b/>
                <w:sz w:val="24"/>
                <w:szCs w:val="24"/>
              </w:rPr>
            </w:pPr>
            <w:del w:id="543" w:author="User" w:date="2020-01-21T17:15:00Z">
              <w:r w:rsidRPr="00566D7E" w:rsidDel="00B23BD9">
                <w:rPr>
                  <w:rFonts w:ascii="Arial Narrow" w:hAnsi="Arial Narrow" w:cs="Calibri"/>
                  <w:b/>
                  <w:sz w:val="24"/>
                  <w:szCs w:val="24"/>
                </w:rPr>
                <w:delText>VALID UNTIL</w:delText>
              </w:r>
            </w:del>
          </w:p>
        </w:tc>
      </w:tr>
      <w:tr w:rsidR="00081B67" w:rsidRPr="00566D7E" w:rsidDel="00B23BD9" w14:paraId="22B33BCE" w14:textId="4130C8EF" w:rsidTr="00511003">
        <w:trPr>
          <w:trHeight w:val="135"/>
          <w:del w:id="544" w:author="User" w:date="2020-01-21T17:15:00Z"/>
        </w:trPr>
        <w:tc>
          <w:tcPr>
            <w:tcW w:w="2898" w:type="dxa"/>
            <w:vAlign w:val="center"/>
          </w:tcPr>
          <w:p w14:paraId="39CA2BF6" w14:textId="7958B471" w:rsidR="00081B67" w:rsidRPr="00566D7E" w:rsidDel="00B23BD9" w:rsidRDefault="00AB4070">
            <w:pPr>
              <w:jc w:val="center"/>
              <w:rPr>
                <w:del w:id="545" w:author="User" w:date="2020-01-21T17:15:00Z"/>
                <w:rFonts w:ascii="Arial Narrow" w:hAnsi="Arial Narrow" w:cs="Calibri"/>
                <w:sz w:val="24"/>
                <w:szCs w:val="24"/>
              </w:rPr>
              <w:pPrChange w:id="546" w:author="User" w:date="2020-01-21T17:15:00Z">
                <w:pPr/>
              </w:pPrChange>
            </w:pPr>
            <w:del w:id="547" w:author="User" w:date="2020-01-21T17:15:00Z">
              <w:r w:rsidDel="00B23BD9">
                <w:rPr>
                  <w:rFonts w:ascii="Arial Narrow" w:hAnsi="Arial Narrow" w:cs="Calibri"/>
                  <w:sz w:val="24"/>
                  <w:szCs w:val="24"/>
                </w:rPr>
                <w:delText>LILIA T. HABACON</w:delText>
              </w:r>
            </w:del>
          </w:p>
        </w:tc>
        <w:tc>
          <w:tcPr>
            <w:tcW w:w="2407" w:type="dxa"/>
            <w:vAlign w:val="center"/>
          </w:tcPr>
          <w:p w14:paraId="1C055529" w14:textId="5B0F41CB" w:rsidR="00081B67" w:rsidRPr="00566D7E" w:rsidDel="00B23BD9" w:rsidRDefault="00081B67">
            <w:pPr>
              <w:jc w:val="center"/>
              <w:rPr>
                <w:del w:id="548" w:author="User" w:date="2020-01-21T17:15:00Z"/>
                <w:rFonts w:ascii="Arial Narrow" w:hAnsi="Arial Narrow" w:cs="Calibri"/>
                <w:sz w:val="24"/>
                <w:szCs w:val="24"/>
              </w:rPr>
              <w:pPrChange w:id="549" w:author="User" w:date="2020-01-21T17:15:00Z">
                <w:pPr/>
              </w:pPrChange>
            </w:pPr>
          </w:p>
          <w:p w14:paraId="13A0C2BD" w14:textId="735BF491" w:rsidR="00081B67" w:rsidRPr="00566D7E" w:rsidDel="00B23BD9" w:rsidRDefault="00081B67">
            <w:pPr>
              <w:jc w:val="center"/>
              <w:rPr>
                <w:del w:id="550" w:author="User" w:date="2020-01-21T17:15:00Z"/>
                <w:rFonts w:ascii="Arial Narrow" w:hAnsi="Arial Narrow" w:cs="Calibri"/>
                <w:sz w:val="24"/>
                <w:szCs w:val="24"/>
              </w:rPr>
              <w:pPrChange w:id="551" w:author="User" w:date="2020-01-21T17:15:00Z">
                <w:pPr/>
              </w:pPrChange>
            </w:pPr>
          </w:p>
        </w:tc>
        <w:tc>
          <w:tcPr>
            <w:tcW w:w="2003" w:type="dxa"/>
            <w:vAlign w:val="center"/>
          </w:tcPr>
          <w:p w14:paraId="195B9305" w14:textId="29C24721" w:rsidR="00081B67" w:rsidRPr="00566D7E" w:rsidDel="00B23BD9" w:rsidRDefault="00081B67">
            <w:pPr>
              <w:jc w:val="center"/>
              <w:rPr>
                <w:del w:id="552" w:author="User" w:date="2020-01-21T17:15:00Z"/>
                <w:rFonts w:ascii="Arial Narrow" w:hAnsi="Arial Narrow" w:cs="Calibri"/>
                <w:sz w:val="24"/>
                <w:szCs w:val="24"/>
              </w:rPr>
              <w:pPrChange w:id="553" w:author="User" w:date="2020-01-21T17:15:00Z">
                <w:pPr/>
              </w:pPrChange>
            </w:pPr>
          </w:p>
        </w:tc>
        <w:tc>
          <w:tcPr>
            <w:tcW w:w="1468" w:type="dxa"/>
            <w:vAlign w:val="center"/>
          </w:tcPr>
          <w:p w14:paraId="6923EFCB" w14:textId="1D2F788F" w:rsidR="00081B67" w:rsidRPr="00566D7E" w:rsidDel="00B23BD9" w:rsidRDefault="00081B67">
            <w:pPr>
              <w:jc w:val="center"/>
              <w:rPr>
                <w:del w:id="554" w:author="User" w:date="2020-01-21T17:15:00Z"/>
                <w:rFonts w:ascii="Arial Narrow" w:hAnsi="Arial Narrow" w:cs="Calibri"/>
                <w:sz w:val="24"/>
                <w:szCs w:val="24"/>
              </w:rPr>
              <w:pPrChange w:id="555" w:author="User" w:date="2020-01-21T17:15:00Z">
                <w:pPr/>
              </w:pPrChange>
            </w:pPr>
          </w:p>
        </w:tc>
      </w:tr>
      <w:tr w:rsidR="00081B67" w:rsidRPr="00566D7E" w:rsidDel="00B23BD9" w14:paraId="5951177D" w14:textId="1957B94E" w:rsidTr="00511003">
        <w:trPr>
          <w:trHeight w:val="135"/>
          <w:del w:id="556" w:author="User" w:date="2020-01-21T17:15:00Z"/>
        </w:trPr>
        <w:tc>
          <w:tcPr>
            <w:tcW w:w="2898" w:type="dxa"/>
            <w:vAlign w:val="center"/>
          </w:tcPr>
          <w:p w14:paraId="510A0761" w14:textId="223E3BD3" w:rsidR="00081B67" w:rsidRPr="00566D7E" w:rsidDel="00B23BD9" w:rsidRDefault="0057669B">
            <w:pPr>
              <w:jc w:val="center"/>
              <w:rPr>
                <w:del w:id="557" w:author="User" w:date="2020-01-21T17:15:00Z"/>
                <w:rFonts w:ascii="Arial Narrow" w:hAnsi="Arial Narrow" w:cs="Calibri"/>
                <w:sz w:val="24"/>
                <w:szCs w:val="24"/>
              </w:rPr>
              <w:pPrChange w:id="558" w:author="User" w:date="2020-01-21T17:15:00Z">
                <w:pPr/>
              </w:pPrChange>
            </w:pPr>
            <w:del w:id="559" w:author="User" w:date="2020-01-21T17:15:00Z">
              <w:r w:rsidDel="00B23BD9">
                <w:rPr>
                  <w:rFonts w:ascii="Arial Narrow" w:hAnsi="Arial Narrow" w:cs="Calibri"/>
                  <w:sz w:val="24"/>
                  <w:szCs w:val="24"/>
                </w:rPr>
                <w:delText>ROBERT C. ROLEDA, PhD</w:delText>
              </w:r>
            </w:del>
          </w:p>
        </w:tc>
        <w:tc>
          <w:tcPr>
            <w:tcW w:w="2407" w:type="dxa"/>
            <w:vAlign w:val="center"/>
          </w:tcPr>
          <w:p w14:paraId="08CA0143" w14:textId="4889DCB4" w:rsidR="00081B67" w:rsidRPr="00566D7E" w:rsidDel="00B23BD9" w:rsidRDefault="00081B67">
            <w:pPr>
              <w:jc w:val="center"/>
              <w:rPr>
                <w:del w:id="560" w:author="User" w:date="2020-01-21T17:15:00Z"/>
                <w:rFonts w:ascii="Arial Narrow" w:hAnsi="Arial Narrow" w:cs="Calibri"/>
                <w:sz w:val="24"/>
                <w:szCs w:val="24"/>
              </w:rPr>
              <w:pPrChange w:id="561" w:author="User" w:date="2020-01-21T17:15:00Z">
                <w:pPr/>
              </w:pPrChange>
            </w:pPr>
          </w:p>
          <w:p w14:paraId="489F25D4" w14:textId="6BE4B111" w:rsidR="00081B67" w:rsidRPr="00566D7E" w:rsidDel="00B23BD9" w:rsidRDefault="00081B67">
            <w:pPr>
              <w:jc w:val="center"/>
              <w:rPr>
                <w:del w:id="562" w:author="User" w:date="2020-01-21T17:15:00Z"/>
                <w:rFonts w:ascii="Arial Narrow" w:hAnsi="Arial Narrow" w:cs="Calibri"/>
                <w:sz w:val="24"/>
                <w:szCs w:val="24"/>
              </w:rPr>
              <w:pPrChange w:id="563" w:author="User" w:date="2020-01-21T17:15:00Z">
                <w:pPr/>
              </w:pPrChange>
            </w:pPr>
          </w:p>
        </w:tc>
        <w:tc>
          <w:tcPr>
            <w:tcW w:w="2003" w:type="dxa"/>
            <w:vAlign w:val="center"/>
          </w:tcPr>
          <w:p w14:paraId="1C7B2297" w14:textId="3F69C48C" w:rsidR="00081B67" w:rsidRPr="00566D7E" w:rsidDel="00B23BD9" w:rsidRDefault="00081B67">
            <w:pPr>
              <w:jc w:val="center"/>
              <w:rPr>
                <w:del w:id="564" w:author="User" w:date="2020-01-21T17:15:00Z"/>
                <w:rFonts w:ascii="Arial Narrow" w:hAnsi="Arial Narrow" w:cs="Calibri"/>
                <w:sz w:val="24"/>
                <w:szCs w:val="24"/>
              </w:rPr>
              <w:pPrChange w:id="565" w:author="User" w:date="2020-01-21T17:15:00Z">
                <w:pPr/>
              </w:pPrChange>
            </w:pPr>
          </w:p>
        </w:tc>
        <w:tc>
          <w:tcPr>
            <w:tcW w:w="1468" w:type="dxa"/>
            <w:vAlign w:val="center"/>
          </w:tcPr>
          <w:p w14:paraId="3AEAB5E6" w14:textId="57A613F0" w:rsidR="00081B67" w:rsidRPr="00566D7E" w:rsidDel="00B23BD9" w:rsidRDefault="00081B67">
            <w:pPr>
              <w:jc w:val="center"/>
              <w:rPr>
                <w:del w:id="566" w:author="User" w:date="2020-01-21T17:15:00Z"/>
                <w:rFonts w:ascii="Arial Narrow" w:hAnsi="Arial Narrow" w:cs="Calibri"/>
                <w:sz w:val="24"/>
                <w:szCs w:val="24"/>
              </w:rPr>
              <w:pPrChange w:id="567" w:author="User" w:date="2020-01-21T17:15:00Z">
                <w:pPr/>
              </w:pPrChange>
            </w:pPr>
          </w:p>
        </w:tc>
      </w:tr>
    </w:tbl>
    <w:p w14:paraId="16FEF592" w14:textId="556C9404" w:rsidR="00081B67" w:rsidRPr="00566D7E" w:rsidDel="00B23BD9" w:rsidRDefault="00081B67">
      <w:pPr>
        <w:spacing w:after="0" w:line="240" w:lineRule="auto"/>
        <w:jc w:val="center"/>
        <w:rPr>
          <w:del w:id="568" w:author="User" w:date="2020-01-21T17:15:00Z"/>
          <w:rFonts w:ascii="Arial Narrow" w:hAnsi="Arial Narrow" w:cs="Calibri"/>
          <w:sz w:val="24"/>
          <w:szCs w:val="24"/>
        </w:rPr>
        <w:pPrChange w:id="569" w:author="User" w:date="2020-01-21T17:15:00Z">
          <w:pPr>
            <w:spacing w:after="0" w:line="240" w:lineRule="auto"/>
            <w:jc w:val="both"/>
          </w:pPr>
        </w:pPrChange>
      </w:pPr>
    </w:p>
    <w:p w14:paraId="4E1FAFBD" w14:textId="19E527C3" w:rsidR="00081B67" w:rsidRPr="00566D7E" w:rsidDel="00B23BD9" w:rsidRDefault="006C6872">
      <w:pPr>
        <w:spacing w:after="0" w:line="240" w:lineRule="auto"/>
        <w:jc w:val="center"/>
        <w:rPr>
          <w:del w:id="570" w:author="User" w:date="2020-01-21T17:15:00Z"/>
          <w:rFonts w:ascii="Arial Narrow" w:hAnsi="Arial Narrow" w:cs="Calibri"/>
          <w:sz w:val="24"/>
          <w:szCs w:val="24"/>
        </w:rPr>
        <w:pPrChange w:id="571" w:author="User" w:date="2020-01-21T17:15:00Z">
          <w:pPr>
            <w:spacing w:after="0" w:line="240" w:lineRule="auto"/>
            <w:jc w:val="both"/>
          </w:pPr>
        </w:pPrChange>
      </w:pPr>
      <w:del w:id="572" w:author="User" w:date="2020-01-21T17:15:00Z">
        <w:r w:rsidDel="00B23BD9">
          <w:rPr>
            <w:rFonts w:ascii="Arial Narrow" w:hAnsi="Arial Narrow" w:cs="Calibri"/>
            <w:sz w:val="24"/>
            <w:szCs w:val="24"/>
          </w:rPr>
          <w:delText xml:space="preserve">known </w:delText>
        </w:r>
        <w:r w:rsidR="00081B67" w:rsidRPr="00566D7E" w:rsidDel="00B23BD9">
          <w:rPr>
            <w:rFonts w:ascii="Arial Narrow" w:hAnsi="Arial Narrow" w:cs="Calibri"/>
            <w:sz w:val="24"/>
            <w:szCs w:val="24"/>
          </w:rPr>
          <w:delText xml:space="preserve">to me to be the same persons who executed the foregoing MEMORANDUM OF </w:delText>
        </w:r>
      </w:del>
      <w:del w:id="573" w:author="User" w:date="2019-08-05T15:17:00Z">
        <w:r w:rsidR="00AA7C44" w:rsidRPr="00566D7E" w:rsidDel="00DA7D35">
          <w:rPr>
            <w:rFonts w:ascii="Arial Narrow" w:hAnsi="Arial Narrow" w:cs="Calibri"/>
            <w:sz w:val="24"/>
            <w:szCs w:val="24"/>
          </w:rPr>
          <w:delText xml:space="preserve">UNDERSTANDING </w:delText>
        </w:r>
      </w:del>
      <w:del w:id="574" w:author="User" w:date="2020-01-21T17:15:00Z">
        <w:r w:rsidR="00081B67" w:rsidRPr="00566D7E" w:rsidDel="00B23BD9">
          <w:rPr>
            <w:rFonts w:ascii="Arial Narrow" w:hAnsi="Arial Narrow" w:cs="Calibri"/>
            <w:sz w:val="24"/>
            <w:szCs w:val="24"/>
          </w:rPr>
          <w:delText xml:space="preserve">consisting of </w:delText>
        </w:r>
        <w:r w:rsidR="0057669B" w:rsidDel="00B23BD9">
          <w:rPr>
            <w:rFonts w:ascii="Arial Narrow" w:hAnsi="Arial Narrow" w:cs="Calibri"/>
            <w:sz w:val="24"/>
            <w:szCs w:val="24"/>
          </w:rPr>
          <w:delText>six</w:delText>
        </w:r>
        <w:r w:rsidR="0075429B" w:rsidDel="00B23BD9">
          <w:rPr>
            <w:rFonts w:ascii="Arial Narrow" w:hAnsi="Arial Narrow" w:cs="Calibri"/>
            <w:sz w:val="24"/>
            <w:szCs w:val="24"/>
          </w:rPr>
          <w:delText xml:space="preserve"> (</w:delText>
        </w:r>
        <w:r w:rsidR="0057669B" w:rsidDel="00B23BD9">
          <w:rPr>
            <w:rFonts w:ascii="Arial Narrow" w:hAnsi="Arial Narrow" w:cs="Calibri"/>
            <w:sz w:val="24"/>
            <w:szCs w:val="24"/>
          </w:rPr>
          <w:delText>6</w:delText>
        </w:r>
        <w:r w:rsidR="00081B67" w:rsidRPr="00566D7E" w:rsidDel="00B23BD9">
          <w:rPr>
            <w:rFonts w:ascii="Arial Narrow" w:hAnsi="Arial Narrow" w:cs="Calibri"/>
            <w:sz w:val="24"/>
            <w:szCs w:val="24"/>
          </w:rPr>
          <w:delText>) pages including this Acknowledgment and they acknowledged to me that the same is their free and voluntary act and deed.</w:delText>
        </w:r>
      </w:del>
    </w:p>
    <w:p w14:paraId="30A5CD5D" w14:textId="07331093" w:rsidR="00081B67" w:rsidRPr="00566D7E" w:rsidDel="00B23BD9" w:rsidRDefault="00081B67">
      <w:pPr>
        <w:spacing w:after="0" w:line="240" w:lineRule="auto"/>
        <w:jc w:val="center"/>
        <w:rPr>
          <w:del w:id="575" w:author="User" w:date="2020-01-21T17:15:00Z"/>
          <w:rFonts w:ascii="Arial Narrow" w:hAnsi="Arial Narrow" w:cs="Calibri"/>
          <w:sz w:val="24"/>
          <w:szCs w:val="24"/>
        </w:rPr>
        <w:pPrChange w:id="576" w:author="User" w:date="2020-01-21T17:15:00Z">
          <w:pPr>
            <w:tabs>
              <w:tab w:val="left" w:pos="3960"/>
            </w:tabs>
            <w:spacing w:after="0" w:line="240" w:lineRule="auto"/>
            <w:jc w:val="both"/>
          </w:pPr>
        </w:pPrChange>
      </w:pPr>
    </w:p>
    <w:p w14:paraId="63C42B3F" w14:textId="658037C4" w:rsidR="00081B67" w:rsidRPr="00566D7E" w:rsidDel="00B23BD9" w:rsidRDefault="00081B67">
      <w:pPr>
        <w:spacing w:after="0" w:line="240" w:lineRule="auto"/>
        <w:jc w:val="center"/>
        <w:rPr>
          <w:del w:id="577" w:author="User" w:date="2020-01-21T17:15:00Z"/>
          <w:rFonts w:ascii="Arial Narrow" w:hAnsi="Arial Narrow" w:cs="Calibri"/>
          <w:sz w:val="24"/>
          <w:szCs w:val="24"/>
        </w:rPr>
        <w:pPrChange w:id="578" w:author="User" w:date="2020-01-21T17:15:00Z">
          <w:pPr>
            <w:spacing w:after="0" w:line="240" w:lineRule="auto"/>
            <w:ind w:firstLine="720"/>
            <w:jc w:val="both"/>
          </w:pPr>
        </w:pPrChange>
      </w:pPr>
      <w:del w:id="579" w:author="User" w:date="2020-01-21T17:15:00Z">
        <w:r w:rsidRPr="00566D7E" w:rsidDel="00B23BD9">
          <w:rPr>
            <w:rFonts w:ascii="Arial Narrow" w:hAnsi="Arial Narrow" w:cs="Calibri"/>
            <w:b/>
            <w:sz w:val="24"/>
            <w:szCs w:val="24"/>
          </w:rPr>
          <w:delText>WITNESS MY HAND AND SEAL</w:delText>
        </w:r>
        <w:r w:rsidRPr="00566D7E" w:rsidDel="00B23BD9">
          <w:rPr>
            <w:rFonts w:ascii="Arial Narrow" w:hAnsi="Arial Narrow" w:cs="Calibri"/>
            <w:sz w:val="24"/>
            <w:szCs w:val="24"/>
          </w:rPr>
          <w:delText xml:space="preserve"> on the date and at the place first above written. </w:delText>
        </w:r>
      </w:del>
    </w:p>
    <w:p w14:paraId="7FABEE9C" w14:textId="2318650A" w:rsidR="00081B67" w:rsidRPr="00566D7E" w:rsidDel="00B23BD9" w:rsidRDefault="00081B67">
      <w:pPr>
        <w:spacing w:after="0" w:line="240" w:lineRule="auto"/>
        <w:jc w:val="center"/>
        <w:rPr>
          <w:del w:id="580" w:author="User" w:date="2020-01-21T17:15:00Z"/>
          <w:rFonts w:ascii="Arial Narrow" w:hAnsi="Arial Narrow" w:cs="Calibri"/>
          <w:sz w:val="24"/>
          <w:szCs w:val="24"/>
        </w:rPr>
        <w:pPrChange w:id="581" w:author="User" w:date="2020-01-21T17:15:00Z">
          <w:pPr>
            <w:spacing w:after="0" w:line="240" w:lineRule="auto"/>
            <w:jc w:val="both"/>
          </w:pPr>
        </w:pPrChange>
      </w:pPr>
      <w:del w:id="582" w:author="User" w:date="2020-01-21T17:15:00Z">
        <w:r w:rsidRPr="00566D7E" w:rsidDel="00B23BD9">
          <w:rPr>
            <w:rFonts w:ascii="Arial Narrow" w:hAnsi="Arial Narrow" w:cs="Calibri"/>
            <w:sz w:val="24"/>
            <w:szCs w:val="24"/>
          </w:rPr>
          <w:tab/>
        </w:r>
        <w:r w:rsidRPr="00566D7E" w:rsidDel="00B23BD9">
          <w:rPr>
            <w:rFonts w:ascii="Arial Narrow" w:hAnsi="Arial Narrow" w:cs="Calibri"/>
            <w:sz w:val="24"/>
            <w:szCs w:val="24"/>
          </w:rPr>
          <w:tab/>
        </w:r>
        <w:r w:rsidRPr="00566D7E" w:rsidDel="00B23BD9">
          <w:rPr>
            <w:rFonts w:ascii="Arial Narrow" w:hAnsi="Arial Narrow" w:cs="Calibri"/>
            <w:sz w:val="24"/>
            <w:szCs w:val="24"/>
          </w:rPr>
          <w:tab/>
        </w:r>
        <w:r w:rsidRPr="00566D7E" w:rsidDel="00B23BD9">
          <w:rPr>
            <w:rFonts w:ascii="Arial Narrow" w:hAnsi="Arial Narrow" w:cs="Calibri"/>
            <w:sz w:val="24"/>
            <w:szCs w:val="24"/>
          </w:rPr>
          <w:tab/>
          <w:delText xml:space="preserve">                                                                           </w:delText>
        </w:r>
      </w:del>
    </w:p>
    <w:p w14:paraId="01EDC98B" w14:textId="779AC24D" w:rsidR="00081B67" w:rsidRPr="00566D7E" w:rsidDel="00B23BD9" w:rsidRDefault="00081B67">
      <w:pPr>
        <w:spacing w:after="0" w:line="240" w:lineRule="auto"/>
        <w:jc w:val="center"/>
        <w:rPr>
          <w:del w:id="583" w:author="User" w:date="2020-01-21T17:15:00Z"/>
          <w:rFonts w:ascii="Arial Narrow" w:hAnsi="Arial Narrow" w:cs="Calibri"/>
          <w:sz w:val="24"/>
          <w:szCs w:val="24"/>
        </w:rPr>
        <w:pPrChange w:id="584" w:author="User" w:date="2020-01-21T17:15:00Z">
          <w:pPr>
            <w:spacing w:after="0" w:line="240" w:lineRule="auto"/>
            <w:jc w:val="both"/>
          </w:pPr>
        </w:pPrChange>
      </w:pPr>
      <w:del w:id="585" w:author="User" w:date="2020-01-21T17:15:00Z">
        <w:r w:rsidRPr="00566D7E" w:rsidDel="00B23BD9">
          <w:rPr>
            <w:rFonts w:ascii="Arial Narrow" w:hAnsi="Arial Narrow" w:cs="Calibri"/>
            <w:sz w:val="24"/>
            <w:szCs w:val="24"/>
          </w:rPr>
          <w:delText>Doc. No.______;</w:delText>
        </w:r>
      </w:del>
    </w:p>
    <w:p w14:paraId="1A597825" w14:textId="7B64B010" w:rsidR="00081B67" w:rsidRPr="00566D7E" w:rsidDel="00B23BD9" w:rsidRDefault="00081B67">
      <w:pPr>
        <w:spacing w:after="0" w:line="240" w:lineRule="auto"/>
        <w:jc w:val="center"/>
        <w:rPr>
          <w:del w:id="586" w:author="User" w:date="2020-01-21T17:15:00Z"/>
          <w:rFonts w:ascii="Arial Narrow" w:hAnsi="Arial Narrow" w:cs="Calibri"/>
          <w:sz w:val="24"/>
          <w:szCs w:val="24"/>
        </w:rPr>
        <w:pPrChange w:id="587" w:author="User" w:date="2020-01-21T17:15:00Z">
          <w:pPr>
            <w:spacing w:after="0" w:line="240" w:lineRule="auto"/>
            <w:jc w:val="both"/>
          </w:pPr>
        </w:pPrChange>
      </w:pPr>
      <w:del w:id="588" w:author="User" w:date="2020-01-21T17:15:00Z">
        <w:r w:rsidRPr="00566D7E" w:rsidDel="00B23BD9">
          <w:rPr>
            <w:rFonts w:ascii="Arial Narrow" w:hAnsi="Arial Narrow" w:cs="Calibri"/>
            <w:sz w:val="24"/>
            <w:szCs w:val="24"/>
          </w:rPr>
          <w:delText>Page No.______;</w:delText>
        </w:r>
      </w:del>
    </w:p>
    <w:p w14:paraId="7562E215" w14:textId="3F045D94" w:rsidR="00081B67" w:rsidRPr="00566D7E" w:rsidDel="00B23BD9" w:rsidRDefault="00081B67">
      <w:pPr>
        <w:spacing w:after="0" w:line="240" w:lineRule="auto"/>
        <w:jc w:val="center"/>
        <w:rPr>
          <w:del w:id="589" w:author="User" w:date="2020-01-21T17:15:00Z"/>
          <w:rFonts w:ascii="Arial Narrow" w:hAnsi="Arial Narrow" w:cs="Calibri"/>
          <w:sz w:val="24"/>
          <w:szCs w:val="24"/>
        </w:rPr>
        <w:pPrChange w:id="590" w:author="User" w:date="2020-01-21T17:15:00Z">
          <w:pPr>
            <w:spacing w:after="0" w:line="240" w:lineRule="auto"/>
            <w:jc w:val="both"/>
          </w:pPr>
        </w:pPrChange>
      </w:pPr>
      <w:del w:id="591" w:author="User" w:date="2020-01-21T17:15:00Z">
        <w:r w:rsidRPr="00566D7E" w:rsidDel="00B23BD9">
          <w:rPr>
            <w:rFonts w:ascii="Arial Narrow" w:hAnsi="Arial Narrow" w:cs="Calibri"/>
            <w:sz w:val="24"/>
            <w:szCs w:val="24"/>
          </w:rPr>
          <w:delText>Book No.______;</w:delText>
        </w:r>
      </w:del>
    </w:p>
    <w:p w14:paraId="420F8D6F" w14:textId="06A02D23" w:rsidR="000A1D79" w:rsidDel="00B23BD9" w:rsidRDefault="004C307C">
      <w:pPr>
        <w:spacing w:after="0" w:line="240" w:lineRule="auto"/>
        <w:jc w:val="center"/>
        <w:rPr>
          <w:del w:id="592" w:author="User" w:date="2020-01-21T17:15:00Z"/>
          <w:rFonts w:ascii="Arial Narrow" w:hAnsi="Arial Narrow" w:cs="Calibri"/>
          <w:sz w:val="24"/>
          <w:szCs w:val="24"/>
        </w:rPr>
        <w:pPrChange w:id="593" w:author="User" w:date="2020-01-21T17:15:00Z">
          <w:pPr>
            <w:spacing w:after="0" w:line="240" w:lineRule="auto"/>
            <w:jc w:val="both"/>
          </w:pPr>
        </w:pPrChange>
      </w:pPr>
      <w:del w:id="594" w:author="User" w:date="2020-01-21T17:15:00Z">
        <w:r w:rsidRPr="00566D7E" w:rsidDel="00B23BD9">
          <w:rPr>
            <w:rFonts w:ascii="Arial Narrow" w:hAnsi="Arial Narrow" w:cs="Calibri"/>
            <w:sz w:val="24"/>
            <w:szCs w:val="24"/>
          </w:rPr>
          <w:delText xml:space="preserve">Series of </w:delText>
        </w:r>
        <w:r w:rsidR="00AB4070" w:rsidDel="00B23BD9">
          <w:rPr>
            <w:rFonts w:ascii="Arial Narrow" w:hAnsi="Arial Narrow" w:cs="Calibri"/>
            <w:sz w:val="24"/>
            <w:szCs w:val="24"/>
          </w:rPr>
          <w:delText>201</w:delText>
        </w:r>
      </w:del>
      <w:del w:id="595" w:author="User" w:date="2019-08-05T15:18:00Z">
        <w:r w:rsidR="00AB4070" w:rsidDel="00DA7D35">
          <w:rPr>
            <w:rFonts w:ascii="Arial Narrow" w:hAnsi="Arial Narrow" w:cs="Calibri"/>
            <w:sz w:val="24"/>
            <w:szCs w:val="24"/>
          </w:rPr>
          <w:delText>8</w:delText>
        </w:r>
      </w:del>
    </w:p>
    <w:p w14:paraId="5A29F6AC" w14:textId="49F05C33" w:rsidR="0062469D" w:rsidDel="00B23BD9" w:rsidRDefault="0062469D">
      <w:pPr>
        <w:spacing w:after="0" w:line="240" w:lineRule="auto"/>
        <w:jc w:val="center"/>
        <w:rPr>
          <w:del w:id="596" w:author="User" w:date="2020-01-21T17:15:00Z"/>
          <w:rFonts w:ascii="Arial Narrow" w:hAnsi="Arial Narrow" w:cs="Calibri"/>
          <w:sz w:val="24"/>
          <w:szCs w:val="24"/>
        </w:rPr>
        <w:pPrChange w:id="597" w:author="User" w:date="2020-01-21T17:15:00Z">
          <w:pPr>
            <w:spacing w:after="0" w:line="240" w:lineRule="auto"/>
            <w:jc w:val="both"/>
          </w:pPr>
        </w:pPrChange>
      </w:pPr>
    </w:p>
    <w:p w14:paraId="16E9078B" w14:textId="250DEB1E" w:rsidR="0062469D" w:rsidDel="00B23BD9" w:rsidRDefault="0062469D">
      <w:pPr>
        <w:spacing w:after="0" w:line="240" w:lineRule="auto"/>
        <w:jc w:val="center"/>
        <w:rPr>
          <w:del w:id="598" w:author="User" w:date="2020-01-21T17:15:00Z"/>
          <w:rFonts w:ascii="Arial Narrow" w:hAnsi="Arial Narrow" w:cs="Calibri"/>
          <w:sz w:val="24"/>
          <w:szCs w:val="24"/>
        </w:rPr>
        <w:pPrChange w:id="599" w:author="User" w:date="2020-01-21T17:15:00Z">
          <w:pPr>
            <w:spacing w:after="0" w:line="240" w:lineRule="auto"/>
            <w:jc w:val="both"/>
          </w:pPr>
        </w:pPrChange>
      </w:pPr>
    </w:p>
    <w:p w14:paraId="04D317EC" w14:textId="2201A887" w:rsidR="0062469D" w:rsidDel="00B23BD9" w:rsidRDefault="0062469D">
      <w:pPr>
        <w:spacing w:after="0" w:line="240" w:lineRule="auto"/>
        <w:jc w:val="center"/>
        <w:rPr>
          <w:del w:id="600" w:author="User" w:date="2020-01-21T17:15:00Z"/>
          <w:rFonts w:ascii="Arial Narrow" w:hAnsi="Arial Narrow" w:cs="Calibri"/>
          <w:sz w:val="24"/>
          <w:szCs w:val="24"/>
        </w:rPr>
        <w:pPrChange w:id="601" w:author="User" w:date="2020-01-21T17:15:00Z">
          <w:pPr>
            <w:spacing w:after="0" w:line="240" w:lineRule="auto"/>
            <w:jc w:val="both"/>
          </w:pPr>
        </w:pPrChange>
      </w:pPr>
    </w:p>
    <w:p w14:paraId="677E9429" w14:textId="34AB1996" w:rsidR="0062469D" w:rsidDel="00B23BD9" w:rsidRDefault="0062469D">
      <w:pPr>
        <w:spacing w:after="0" w:line="240" w:lineRule="auto"/>
        <w:jc w:val="center"/>
        <w:rPr>
          <w:del w:id="602" w:author="User" w:date="2020-01-21T17:15:00Z"/>
          <w:rFonts w:ascii="Arial Narrow" w:hAnsi="Arial Narrow" w:cs="Calibri"/>
          <w:sz w:val="24"/>
          <w:szCs w:val="24"/>
        </w:rPr>
        <w:pPrChange w:id="603" w:author="User" w:date="2020-01-21T17:15:00Z">
          <w:pPr>
            <w:spacing w:after="0" w:line="240" w:lineRule="auto"/>
            <w:jc w:val="both"/>
          </w:pPr>
        </w:pPrChange>
      </w:pPr>
    </w:p>
    <w:p w14:paraId="12A37471" w14:textId="16EE668C" w:rsidR="00B679C9" w:rsidDel="00C8449F" w:rsidRDefault="00B679C9">
      <w:pPr>
        <w:spacing w:after="0" w:line="240" w:lineRule="auto"/>
        <w:jc w:val="center"/>
        <w:rPr>
          <w:del w:id="604" w:author="User" w:date="2019-07-23T16:54:00Z"/>
          <w:rFonts w:ascii="Arial Narrow" w:hAnsi="Arial Narrow" w:cs="Calibri"/>
          <w:b/>
          <w:sz w:val="24"/>
          <w:szCs w:val="24"/>
        </w:rPr>
        <w:pPrChange w:id="605" w:author="User" w:date="2020-01-21T17:15:00Z">
          <w:pPr>
            <w:spacing w:after="0" w:line="240" w:lineRule="auto"/>
            <w:jc w:val="both"/>
          </w:pPr>
        </w:pPrChange>
      </w:pPr>
    </w:p>
    <w:p w14:paraId="23B6BC90" w14:textId="77777777" w:rsidR="00B679C9" w:rsidDel="00C8449F" w:rsidRDefault="00B679C9">
      <w:pPr>
        <w:spacing w:after="0" w:line="240" w:lineRule="auto"/>
        <w:jc w:val="center"/>
        <w:rPr>
          <w:del w:id="606" w:author="User" w:date="2019-07-23T16:54:00Z"/>
          <w:rFonts w:ascii="Arial Narrow" w:hAnsi="Arial Narrow" w:cs="Calibri"/>
          <w:sz w:val="24"/>
          <w:szCs w:val="24"/>
        </w:rPr>
        <w:pPrChange w:id="607" w:author="User" w:date="2020-01-21T17:15:00Z">
          <w:pPr>
            <w:spacing w:after="0" w:line="240" w:lineRule="auto"/>
            <w:jc w:val="both"/>
          </w:pPr>
        </w:pPrChange>
      </w:pPr>
    </w:p>
    <w:p w14:paraId="346CABEB" w14:textId="77777777" w:rsidR="00B679C9" w:rsidDel="00C8449F" w:rsidRDefault="00B679C9">
      <w:pPr>
        <w:spacing w:after="0" w:line="240" w:lineRule="auto"/>
        <w:jc w:val="center"/>
        <w:rPr>
          <w:del w:id="608" w:author="User" w:date="2019-07-23T16:54:00Z"/>
          <w:rFonts w:ascii="Arial Narrow" w:hAnsi="Arial Narrow" w:cs="Calibri"/>
          <w:sz w:val="24"/>
          <w:szCs w:val="24"/>
        </w:rPr>
        <w:pPrChange w:id="609" w:author="User" w:date="2020-01-21T17:15:00Z">
          <w:pPr>
            <w:spacing w:after="0" w:line="240" w:lineRule="auto"/>
            <w:jc w:val="both"/>
          </w:pPr>
        </w:pPrChange>
      </w:pPr>
    </w:p>
    <w:p w14:paraId="480C1469" w14:textId="77777777" w:rsidR="00B679C9" w:rsidDel="00C8449F" w:rsidRDefault="00B679C9">
      <w:pPr>
        <w:spacing w:after="0" w:line="240" w:lineRule="auto"/>
        <w:jc w:val="center"/>
        <w:rPr>
          <w:del w:id="610" w:author="User" w:date="2019-07-23T16:54:00Z"/>
          <w:rFonts w:ascii="Arial Narrow" w:hAnsi="Arial Narrow" w:cs="Calibri"/>
          <w:sz w:val="24"/>
          <w:szCs w:val="24"/>
        </w:rPr>
        <w:pPrChange w:id="611" w:author="User" w:date="2020-01-21T17:15:00Z">
          <w:pPr>
            <w:spacing w:after="0" w:line="240" w:lineRule="auto"/>
            <w:jc w:val="both"/>
          </w:pPr>
        </w:pPrChange>
      </w:pPr>
    </w:p>
    <w:p w14:paraId="1277E946" w14:textId="77777777" w:rsidR="00B679C9" w:rsidDel="00C8449F" w:rsidRDefault="00B679C9">
      <w:pPr>
        <w:spacing w:after="0" w:line="240" w:lineRule="auto"/>
        <w:jc w:val="center"/>
        <w:rPr>
          <w:del w:id="612" w:author="User" w:date="2019-07-23T16:54:00Z"/>
          <w:rFonts w:ascii="Arial Narrow" w:hAnsi="Arial Narrow" w:cs="Calibri"/>
          <w:sz w:val="24"/>
          <w:szCs w:val="24"/>
        </w:rPr>
        <w:pPrChange w:id="613" w:author="User" w:date="2020-01-21T17:15:00Z">
          <w:pPr>
            <w:spacing w:after="0" w:line="240" w:lineRule="auto"/>
            <w:jc w:val="both"/>
          </w:pPr>
        </w:pPrChange>
      </w:pPr>
    </w:p>
    <w:p w14:paraId="1D3CCFD7" w14:textId="77777777" w:rsidR="00B679C9" w:rsidDel="00C8449F" w:rsidRDefault="00B679C9">
      <w:pPr>
        <w:spacing w:after="0" w:line="240" w:lineRule="auto"/>
        <w:jc w:val="center"/>
        <w:rPr>
          <w:del w:id="614" w:author="User" w:date="2019-07-23T16:54:00Z"/>
          <w:rFonts w:ascii="Arial Narrow" w:hAnsi="Arial Narrow" w:cs="Calibri"/>
          <w:sz w:val="24"/>
          <w:szCs w:val="24"/>
        </w:rPr>
        <w:pPrChange w:id="615" w:author="User" w:date="2020-01-21T17:15:00Z">
          <w:pPr>
            <w:spacing w:after="0" w:line="240" w:lineRule="auto"/>
            <w:jc w:val="both"/>
          </w:pPr>
        </w:pPrChange>
      </w:pPr>
    </w:p>
    <w:p w14:paraId="40FE216E" w14:textId="77777777" w:rsidR="00B679C9" w:rsidDel="00C8449F" w:rsidRDefault="00B679C9">
      <w:pPr>
        <w:spacing w:after="0" w:line="240" w:lineRule="auto"/>
        <w:jc w:val="center"/>
        <w:rPr>
          <w:del w:id="616" w:author="User" w:date="2019-07-23T16:54:00Z"/>
          <w:rFonts w:ascii="Arial Narrow" w:hAnsi="Arial Narrow" w:cs="Calibri"/>
          <w:sz w:val="24"/>
          <w:szCs w:val="24"/>
        </w:rPr>
        <w:pPrChange w:id="617" w:author="User" w:date="2020-01-21T17:15:00Z">
          <w:pPr>
            <w:spacing w:after="0" w:line="240" w:lineRule="auto"/>
            <w:jc w:val="both"/>
          </w:pPr>
        </w:pPrChange>
      </w:pPr>
    </w:p>
    <w:p w14:paraId="705546E2" w14:textId="77777777" w:rsidR="00B679C9" w:rsidDel="00C8449F" w:rsidRDefault="00B679C9">
      <w:pPr>
        <w:spacing w:after="0" w:line="240" w:lineRule="auto"/>
        <w:jc w:val="center"/>
        <w:rPr>
          <w:del w:id="618" w:author="User" w:date="2019-07-23T16:54:00Z"/>
          <w:rFonts w:ascii="Arial Narrow" w:hAnsi="Arial Narrow" w:cs="Calibri"/>
          <w:sz w:val="24"/>
          <w:szCs w:val="24"/>
        </w:rPr>
        <w:pPrChange w:id="619" w:author="User" w:date="2020-01-21T17:15:00Z">
          <w:pPr>
            <w:spacing w:after="0" w:line="240" w:lineRule="auto"/>
            <w:jc w:val="both"/>
          </w:pPr>
        </w:pPrChange>
      </w:pPr>
    </w:p>
    <w:p w14:paraId="128D48B6" w14:textId="77777777" w:rsidR="00B679C9" w:rsidDel="00C8449F" w:rsidRDefault="00B679C9">
      <w:pPr>
        <w:spacing w:after="0" w:line="240" w:lineRule="auto"/>
        <w:jc w:val="center"/>
        <w:rPr>
          <w:del w:id="620" w:author="User" w:date="2019-07-23T16:54:00Z"/>
          <w:rFonts w:ascii="Arial Narrow" w:hAnsi="Arial Narrow" w:cs="Calibri"/>
          <w:sz w:val="24"/>
          <w:szCs w:val="24"/>
        </w:rPr>
        <w:pPrChange w:id="621" w:author="User" w:date="2020-01-21T17:15:00Z">
          <w:pPr>
            <w:spacing w:after="0" w:line="240" w:lineRule="auto"/>
            <w:jc w:val="both"/>
          </w:pPr>
        </w:pPrChange>
      </w:pPr>
    </w:p>
    <w:p w14:paraId="512B244A" w14:textId="77777777" w:rsidR="00B679C9" w:rsidDel="00C8449F" w:rsidRDefault="00B679C9">
      <w:pPr>
        <w:spacing w:after="0" w:line="240" w:lineRule="auto"/>
        <w:jc w:val="center"/>
        <w:rPr>
          <w:del w:id="622" w:author="User" w:date="2019-07-23T16:54:00Z"/>
          <w:rFonts w:ascii="Arial Narrow" w:hAnsi="Arial Narrow" w:cs="Calibri"/>
          <w:sz w:val="24"/>
          <w:szCs w:val="24"/>
        </w:rPr>
        <w:pPrChange w:id="623" w:author="User" w:date="2020-01-21T17:15:00Z">
          <w:pPr>
            <w:spacing w:after="0" w:line="240" w:lineRule="auto"/>
            <w:jc w:val="both"/>
          </w:pPr>
        </w:pPrChange>
      </w:pPr>
    </w:p>
    <w:p w14:paraId="7F1C113B" w14:textId="77777777" w:rsidR="00B679C9" w:rsidDel="00C8449F" w:rsidRDefault="00B679C9">
      <w:pPr>
        <w:spacing w:after="0" w:line="240" w:lineRule="auto"/>
        <w:jc w:val="center"/>
        <w:rPr>
          <w:del w:id="624" w:author="User" w:date="2019-07-23T16:54:00Z"/>
          <w:rFonts w:ascii="Arial Narrow" w:hAnsi="Arial Narrow" w:cs="Calibri"/>
          <w:sz w:val="24"/>
          <w:szCs w:val="24"/>
        </w:rPr>
        <w:pPrChange w:id="625" w:author="User" w:date="2020-01-21T17:15:00Z">
          <w:pPr>
            <w:spacing w:after="0" w:line="240" w:lineRule="auto"/>
            <w:jc w:val="both"/>
          </w:pPr>
        </w:pPrChange>
      </w:pPr>
    </w:p>
    <w:p w14:paraId="72CE0947" w14:textId="77777777" w:rsidR="00B679C9" w:rsidDel="00C8449F" w:rsidRDefault="00B679C9">
      <w:pPr>
        <w:spacing w:after="0" w:line="240" w:lineRule="auto"/>
        <w:jc w:val="center"/>
        <w:rPr>
          <w:del w:id="626" w:author="User" w:date="2019-07-23T16:54:00Z"/>
          <w:rFonts w:ascii="Arial Narrow" w:hAnsi="Arial Narrow" w:cs="Calibri"/>
          <w:sz w:val="24"/>
          <w:szCs w:val="24"/>
        </w:rPr>
        <w:pPrChange w:id="627" w:author="User" w:date="2020-01-21T17:15:00Z">
          <w:pPr>
            <w:spacing w:after="0" w:line="240" w:lineRule="auto"/>
            <w:jc w:val="both"/>
          </w:pPr>
        </w:pPrChange>
      </w:pPr>
    </w:p>
    <w:p w14:paraId="6546EAF1" w14:textId="77777777" w:rsidR="00B679C9" w:rsidDel="00C8449F" w:rsidRDefault="00B679C9">
      <w:pPr>
        <w:spacing w:after="0" w:line="240" w:lineRule="auto"/>
        <w:jc w:val="center"/>
        <w:rPr>
          <w:del w:id="628" w:author="User" w:date="2019-07-23T16:54:00Z"/>
          <w:rFonts w:ascii="Arial Narrow" w:hAnsi="Arial Narrow" w:cs="Calibri"/>
          <w:sz w:val="24"/>
          <w:szCs w:val="24"/>
        </w:rPr>
        <w:pPrChange w:id="629" w:author="User" w:date="2020-01-21T17:15:00Z">
          <w:pPr>
            <w:spacing w:after="0" w:line="240" w:lineRule="auto"/>
            <w:jc w:val="both"/>
          </w:pPr>
        </w:pPrChange>
      </w:pPr>
    </w:p>
    <w:p w14:paraId="6CB00D05" w14:textId="77777777" w:rsidR="00B679C9" w:rsidDel="00C8449F" w:rsidRDefault="00B679C9">
      <w:pPr>
        <w:spacing w:after="0" w:line="240" w:lineRule="auto"/>
        <w:jc w:val="center"/>
        <w:rPr>
          <w:del w:id="630" w:author="User" w:date="2019-07-23T16:54:00Z"/>
          <w:rFonts w:ascii="Arial Narrow" w:hAnsi="Arial Narrow" w:cs="Calibri"/>
          <w:sz w:val="24"/>
          <w:szCs w:val="24"/>
        </w:rPr>
        <w:pPrChange w:id="631" w:author="User" w:date="2020-01-21T17:15:00Z">
          <w:pPr>
            <w:spacing w:after="0" w:line="240" w:lineRule="auto"/>
            <w:jc w:val="both"/>
          </w:pPr>
        </w:pPrChange>
      </w:pPr>
    </w:p>
    <w:p w14:paraId="38F0611E" w14:textId="77777777" w:rsidR="00B679C9" w:rsidDel="00C8449F" w:rsidRDefault="00B679C9">
      <w:pPr>
        <w:spacing w:after="0" w:line="240" w:lineRule="auto"/>
        <w:jc w:val="center"/>
        <w:rPr>
          <w:del w:id="632" w:author="User" w:date="2019-07-23T16:54:00Z"/>
          <w:rFonts w:ascii="Arial Narrow" w:hAnsi="Arial Narrow" w:cs="Calibri"/>
          <w:sz w:val="24"/>
          <w:szCs w:val="24"/>
        </w:rPr>
        <w:pPrChange w:id="633" w:author="User" w:date="2020-01-21T17:15:00Z">
          <w:pPr>
            <w:spacing w:after="0" w:line="240" w:lineRule="auto"/>
            <w:jc w:val="both"/>
          </w:pPr>
        </w:pPrChange>
      </w:pPr>
    </w:p>
    <w:p w14:paraId="78CA8FBD" w14:textId="77777777" w:rsidR="00B679C9" w:rsidDel="00C8449F" w:rsidRDefault="00B679C9">
      <w:pPr>
        <w:spacing w:after="0" w:line="240" w:lineRule="auto"/>
        <w:jc w:val="center"/>
        <w:rPr>
          <w:del w:id="634" w:author="User" w:date="2019-07-23T16:54:00Z"/>
          <w:rFonts w:ascii="Arial Narrow" w:hAnsi="Arial Narrow" w:cs="Calibri"/>
          <w:sz w:val="24"/>
          <w:szCs w:val="24"/>
        </w:rPr>
        <w:pPrChange w:id="635" w:author="User" w:date="2020-01-21T17:15:00Z">
          <w:pPr>
            <w:spacing w:after="0" w:line="240" w:lineRule="auto"/>
            <w:jc w:val="both"/>
          </w:pPr>
        </w:pPrChange>
      </w:pPr>
    </w:p>
    <w:p w14:paraId="0DF94FAE" w14:textId="77777777" w:rsidR="00B679C9" w:rsidDel="00C8449F" w:rsidRDefault="00B679C9">
      <w:pPr>
        <w:spacing w:after="0" w:line="240" w:lineRule="auto"/>
        <w:jc w:val="center"/>
        <w:rPr>
          <w:del w:id="636" w:author="User" w:date="2019-07-23T16:54:00Z"/>
          <w:rFonts w:ascii="Arial Narrow" w:hAnsi="Arial Narrow" w:cs="Calibri"/>
          <w:sz w:val="24"/>
          <w:szCs w:val="24"/>
        </w:rPr>
        <w:pPrChange w:id="637" w:author="User" w:date="2020-01-21T17:15:00Z">
          <w:pPr>
            <w:spacing w:after="0" w:line="240" w:lineRule="auto"/>
            <w:jc w:val="both"/>
          </w:pPr>
        </w:pPrChange>
      </w:pPr>
    </w:p>
    <w:p w14:paraId="3072902B" w14:textId="77777777" w:rsidR="00B679C9" w:rsidDel="00C8449F" w:rsidRDefault="00B679C9">
      <w:pPr>
        <w:spacing w:after="0" w:line="240" w:lineRule="auto"/>
        <w:jc w:val="center"/>
        <w:rPr>
          <w:del w:id="638" w:author="User" w:date="2019-07-23T16:54:00Z"/>
          <w:rFonts w:ascii="Arial Narrow" w:hAnsi="Arial Narrow" w:cs="Calibri"/>
          <w:sz w:val="24"/>
          <w:szCs w:val="24"/>
        </w:rPr>
        <w:pPrChange w:id="639" w:author="User" w:date="2020-01-21T17:15:00Z">
          <w:pPr>
            <w:spacing w:after="0" w:line="240" w:lineRule="auto"/>
            <w:jc w:val="both"/>
          </w:pPr>
        </w:pPrChange>
      </w:pPr>
    </w:p>
    <w:p w14:paraId="36117FD0" w14:textId="77777777" w:rsidR="00B679C9" w:rsidDel="00C8449F" w:rsidRDefault="00B679C9">
      <w:pPr>
        <w:spacing w:after="0" w:line="240" w:lineRule="auto"/>
        <w:jc w:val="center"/>
        <w:rPr>
          <w:del w:id="640" w:author="User" w:date="2019-07-23T16:54:00Z"/>
          <w:rFonts w:ascii="Arial Narrow" w:hAnsi="Arial Narrow" w:cs="Calibri"/>
          <w:sz w:val="24"/>
          <w:szCs w:val="24"/>
        </w:rPr>
        <w:pPrChange w:id="641" w:author="User" w:date="2020-01-21T17:15:00Z">
          <w:pPr>
            <w:spacing w:after="0" w:line="240" w:lineRule="auto"/>
            <w:jc w:val="both"/>
          </w:pPr>
        </w:pPrChange>
      </w:pPr>
    </w:p>
    <w:p w14:paraId="58611F42" w14:textId="77777777" w:rsidR="00B679C9" w:rsidDel="00C8449F" w:rsidRDefault="00B679C9">
      <w:pPr>
        <w:spacing w:after="0" w:line="240" w:lineRule="auto"/>
        <w:jc w:val="center"/>
        <w:rPr>
          <w:del w:id="642" w:author="User" w:date="2019-07-23T16:54:00Z"/>
          <w:rFonts w:ascii="Arial Narrow" w:hAnsi="Arial Narrow" w:cs="Calibri"/>
          <w:sz w:val="24"/>
          <w:szCs w:val="24"/>
        </w:rPr>
        <w:pPrChange w:id="643" w:author="User" w:date="2020-01-21T17:15:00Z">
          <w:pPr>
            <w:spacing w:after="0" w:line="240" w:lineRule="auto"/>
            <w:jc w:val="both"/>
          </w:pPr>
        </w:pPrChange>
      </w:pPr>
    </w:p>
    <w:p w14:paraId="20F918DF" w14:textId="77777777" w:rsidR="00B679C9" w:rsidDel="00C8449F" w:rsidRDefault="00B679C9">
      <w:pPr>
        <w:spacing w:after="0" w:line="240" w:lineRule="auto"/>
        <w:jc w:val="center"/>
        <w:rPr>
          <w:del w:id="644" w:author="User" w:date="2019-07-23T16:54:00Z"/>
          <w:rFonts w:ascii="Arial Narrow" w:hAnsi="Arial Narrow" w:cs="Calibri"/>
          <w:sz w:val="24"/>
          <w:szCs w:val="24"/>
        </w:rPr>
        <w:pPrChange w:id="645" w:author="User" w:date="2020-01-21T17:15:00Z">
          <w:pPr>
            <w:spacing w:after="0" w:line="240" w:lineRule="auto"/>
            <w:jc w:val="both"/>
          </w:pPr>
        </w:pPrChange>
      </w:pPr>
    </w:p>
    <w:p w14:paraId="0F3BDA16" w14:textId="77777777" w:rsidR="00B679C9" w:rsidDel="00C8449F" w:rsidRDefault="00B679C9">
      <w:pPr>
        <w:spacing w:after="0" w:line="240" w:lineRule="auto"/>
        <w:jc w:val="center"/>
        <w:rPr>
          <w:del w:id="646" w:author="User" w:date="2019-07-23T16:54:00Z"/>
          <w:rFonts w:ascii="Arial Narrow" w:hAnsi="Arial Narrow" w:cs="Calibri"/>
          <w:sz w:val="24"/>
          <w:szCs w:val="24"/>
        </w:rPr>
        <w:pPrChange w:id="647" w:author="User" w:date="2020-01-21T17:15:00Z">
          <w:pPr>
            <w:spacing w:after="0" w:line="240" w:lineRule="auto"/>
            <w:jc w:val="both"/>
          </w:pPr>
        </w:pPrChange>
      </w:pPr>
    </w:p>
    <w:p w14:paraId="062A44E1" w14:textId="77777777" w:rsidR="00B679C9" w:rsidDel="00C8449F" w:rsidRDefault="00B679C9">
      <w:pPr>
        <w:spacing w:after="0" w:line="240" w:lineRule="auto"/>
        <w:jc w:val="center"/>
        <w:rPr>
          <w:del w:id="648" w:author="User" w:date="2019-07-23T16:54:00Z"/>
          <w:rFonts w:ascii="Arial Narrow" w:hAnsi="Arial Narrow" w:cs="Calibri"/>
          <w:sz w:val="24"/>
          <w:szCs w:val="24"/>
        </w:rPr>
        <w:pPrChange w:id="649" w:author="User" w:date="2020-01-21T17:15:00Z">
          <w:pPr>
            <w:spacing w:after="0" w:line="240" w:lineRule="auto"/>
            <w:jc w:val="both"/>
          </w:pPr>
        </w:pPrChange>
      </w:pPr>
    </w:p>
    <w:p w14:paraId="1EA118C6" w14:textId="77777777" w:rsidR="00B679C9" w:rsidDel="00C8449F" w:rsidRDefault="00B679C9">
      <w:pPr>
        <w:spacing w:after="0" w:line="240" w:lineRule="auto"/>
        <w:jc w:val="center"/>
        <w:rPr>
          <w:del w:id="650" w:author="User" w:date="2019-07-23T16:54:00Z"/>
          <w:rFonts w:ascii="Arial Narrow" w:hAnsi="Arial Narrow" w:cs="Calibri"/>
          <w:sz w:val="24"/>
          <w:szCs w:val="24"/>
        </w:rPr>
        <w:pPrChange w:id="651" w:author="User" w:date="2020-01-21T17:15:00Z">
          <w:pPr>
            <w:spacing w:after="0" w:line="240" w:lineRule="auto"/>
            <w:jc w:val="both"/>
          </w:pPr>
        </w:pPrChange>
      </w:pPr>
    </w:p>
    <w:p w14:paraId="25401DC7" w14:textId="77777777" w:rsidR="00B679C9" w:rsidDel="00C8449F" w:rsidRDefault="00B679C9">
      <w:pPr>
        <w:spacing w:after="0" w:line="240" w:lineRule="auto"/>
        <w:jc w:val="center"/>
        <w:rPr>
          <w:del w:id="652" w:author="User" w:date="2019-07-23T16:54:00Z"/>
          <w:rFonts w:ascii="Arial Narrow" w:hAnsi="Arial Narrow" w:cs="Calibri"/>
          <w:sz w:val="24"/>
          <w:szCs w:val="24"/>
        </w:rPr>
        <w:pPrChange w:id="653" w:author="User" w:date="2020-01-21T17:15:00Z">
          <w:pPr>
            <w:spacing w:after="0" w:line="240" w:lineRule="auto"/>
            <w:jc w:val="both"/>
          </w:pPr>
        </w:pPrChange>
      </w:pPr>
    </w:p>
    <w:p w14:paraId="27C31776" w14:textId="77777777" w:rsidR="00B679C9" w:rsidDel="00C8449F" w:rsidRDefault="00B679C9">
      <w:pPr>
        <w:spacing w:after="0" w:line="240" w:lineRule="auto"/>
        <w:jc w:val="center"/>
        <w:rPr>
          <w:del w:id="654" w:author="User" w:date="2019-07-23T16:54:00Z"/>
          <w:rFonts w:ascii="Arial Narrow" w:hAnsi="Arial Narrow" w:cs="Calibri"/>
          <w:sz w:val="24"/>
          <w:szCs w:val="24"/>
        </w:rPr>
        <w:pPrChange w:id="655" w:author="User" w:date="2020-01-21T17:15:00Z">
          <w:pPr>
            <w:spacing w:after="0" w:line="240" w:lineRule="auto"/>
            <w:jc w:val="both"/>
          </w:pPr>
        </w:pPrChange>
      </w:pPr>
    </w:p>
    <w:p w14:paraId="0267DE3E" w14:textId="77777777" w:rsidR="00B679C9" w:rsidDel="00C8449F" w:rsidRDefault="00B679C9">
      <w:pPr>
        <w:spacing w:after="0" w:line="240" w:lineRule="auto"/>
        <w:jc w:val="center"/>
        <w:rPr>
          <w:del w:id="656" w:author="User" w:date="2019-07-23T16:54:00Z"/>
          <w:rFonts w:ascii="Arial Narrow" w:hAnsi="Arial Narrow" w:cs="Calibri"/>
          <w:sz w:val="24"/>
          <w:szCs w:val="24"/>
        </w:rPr>
        <w:pPrChange w:id="657" w:author="User" w:date="2020-01-21T17:15:00Z">
          <w:pPr>
            <w:spacing w:after="0" w:line="240" w:lineRule="auto"/>
            <w:jc w:val="both"/>
          </w:pPr>
        </w:pPrChange>
      </w:pPr>
    </w:p>
    <w:p w14:paraId="65C591DD" w14:textId="77777777" w:rsidR="00B679C9" w:rsidDel="00C8449F" w:rsidRDefault="00B679C9">
      <w:pPr>
        <w:spacing w:after="0" w:line="240" w:lineRule="auto"/>
        <w:jc w:val="center"/>
        <w:rPr>
          <w:del w:id="658" w:author="User" w:date="2019-07-23T16:54:00Z"/>
          <w:rFonts w:ascii="Arial Narrow" w:hAnsi="Arial Narrow" w:cs="Calibri"/>
          <w:sz w:val="24"/>
          <w:szCs w:val="24"/>
        </w:rPr>
        <w:pPrChange w:id="659" w:author="User" w:date="2020-01-21T17:15:00Z">
          <w:pPr>
            <w:spacing w:after="0" w:line="240" w:lineRule="auto"/>
            <w:jc w:val="both"/>
          </w:pPr>
        </w:pPrChange>
      </w:pPr>
    </w:p>
    <w:p w14:paraId="6779C4F8" w14:textId="77777777" w:rsidR="00B679C9" w:rsidDel="00C8449F" w:rsidRDefault="00B679C9">
      <w:pPr>
        <w:spacing w:after="0" w:line="240" w:lineRule="auto"/>
        <w:jc w:val="center"/>
        <w:rPr>
          <w:del w:id="660" w:author="User" w:date="2019-07-23T16:54:00Z"/>
          <w:rFonts w:ascii="Arial Narrow" w:hAnsi="Arial Narrow" w:cs="Calibri"/>
          <w:sz w:val="24"/>
          <w:szCs w:val="24"/>
        </w:rPr>
        <w:pPrChange w:id="661" w:author="User" w:date="2020-01-21T17:15:00Z">
          <w:pPr>
            <w:spacing w:after="0" w:line="240" w:lineRule="auto"/>
            <w:jc w:val="both"/>
          </w:pPr>
        </w:pPrChange>
      </w:pPr>
    </w:p>
    <w:p w14:paraId="45864E56" w14:textId="77777777" w:rsidR="00B679C9" w:rsidDel="00C8449F" w:rsidRDefault="00B679C9">
      <w:pPr>
        <w:spacing w:after="0" w:line="240" w:lineRule="auto"/>
        <w:jc w:val="center"/>
        <w:rPr>
          <w:del w:id="662" w:author="User" w:date="2019-07-23T16:54:00Z"/>
          <w:rFonts w:ascii="Arial Narrow" w:hAnsi="Arial Narrow" w:cs="Calibri"/>
          <w:sz w:val="24"/>
          <w:szCs w:val="24"/>
        </w:rPr>
        <w:pPrChange w:id="663" w:author="User" w:date="2020-01-21T17:15:00Z">
          <w:pPr>
            <w:spacing w:after="0" w:line="240" w:lineRule="auto"/>
            <w:jc w:val="both"/>
          </w:pPr>
        </w:pPrChange>
      </w:pPr>
    </w:p>
    <w:p w14:paraId="4C7816D4" w14:textId="77777777" w:rsidR="00B679C9" w:rsidDel="00C8449F" w:rsidRDefault="00B679C9">
      <w:pPr>
        <w:spacing w:after="0" w:line="240" w:lineRule="auto"/>
        <w:jc w:val="center"/>
        <w:rPr>
          <w:del w:id="664" w:author="User" w:date="2019-07-23T16:54:00Z"/>
          <w:rFonts w:ascii="Arial Narrow" w:hAnsi="Arial Narrow" w:cs="Calibri"/>
          <w:sz w:val="24"/>
          <w:szCs w:val="24"/>
        </w:rPr>
        <w:pPrChange w:id="665" w:author="User" w:date="2020-01-21T17:15:00Z">
          <w:pPr>
            <w:spacing w:after="0" w:line="240" w:lineRule="auto"/>
            <w:jc w:val="both"/>
          </w:pPr>
        </w:pPrChange>
      </w:pPr>
    </w:p>
    <w:p w14:paraId="361097D6" w14:textId="77777777" w:rsidR="00B679C9" w:rsidDel="00C8449F" w:rsidRDefault="00B679C9">
      <w:pPr>
        <w:spacing w:after="0" w:line="240" w:lineRule="auto"/>
        <w:jc w:val="center"/>
        <w:rPr>
          <w:del w:id="666" w:author="User" w:date="2019-07-23T16:54:00Z"/>
          <w:rFonts w:ascii="Arial Narrow" w:hAnsi="Arial Narrow" w:cs="Calibri"/>
          <w:sz w:val="24"/>
          <w:szCs w:val="24"/>
        </w:rPr>
        <w:pPrChange w:id="667" w:author="User" w:date="2020-01-21T17:15:00Z">
          <w:pPr>
            <w:spacing w:after="0" w:line="240" w:lineRule="auto"/>
            <w:jc w:val="both"/>
          </w:pPr>
        </w:pPrChange>
      </w:pPr>
    </w:p>
    <w:p w14:paraId="359DB7E5" w14:textId="77777777" w:rsidR="00B679C9" w:rsidDel="00C8449F" w:rsidRDefault="00B679C9">
      <w:pPr>
        <w:spacing w:after="0" w:line="240" w:lineRule="auto"/>
        <w:jc w:val="center"/>
        <w:rPr>
          <w:del w:id="668" w:author="User" w:date="2019-07-23T16:54:00Z"/>
          <w:rFonts w:ascii="Arial Narrow" w:hAnsi="Arial Narrow" w:cs="Calibri"/>
          <w:sz w:val="24"/>
          <w:szCs w:val="24"/>
        </w:rPr>
        <w:pPrChange w:id="669" w:author="User" w:date="2020-01-21T17:15:00Z">
          <w:pPr>
            <w:spacing w:after="0" w:line="240" w:lineRule="auto"/>
            <w:jc w:val="both"/>
          </w:pPr>
        </w:pPrChange>
      </w:pPr>
    </w:p>
    <w:p w14:paraId="7EA4AD25" w14:textId="77777777" w:rsidR="00B679C9" w:rsidDel="00C8449F" w:rsidRDefault="00B679C9">
      <w:pPr>
        <w:spacing w:after="0" w:line="240" w:lineRule="auto"/>
        <w:jc w:val="center"/>
        <w:rPr>
          <w:del w:id="670" w:author="User" w:date="2019-07-23T16:54:00Z"/>
          <w:rFonts w:ascii="Arial Narrow" w:hAnsi="Arial Narrow" w:cs="Calibri"/>
          <w:sz w:val="24"/>
          <w:szCs w:val="24"/>
        </w:rPr>
        <w:pPrChange w:id="671" w:author="User" w:date="2020-01-21T17:15:00Z">
          <w:pPr>
            <w:spacing w:after="0" w:line="240" w:lineRule="auto"/>
            <w:jc w:val="both"/>
          </w:pPr>
        </w:pPrChange>
      </w:pPr>
    </w:p>
    <w:p w14:paraId="0E93664C" w14:textId="77777777" w:rsidR="00B679C9" w:rsidDel="00C8449F" w:rsidRDefault="00B679C9">
      <w:pPr>
        <w:spacing w:after="0" w:line="240" w:lineRule="auto"/>
        <w:jc w:val="center"/>
        <w:rPr>
          <w:del w:id="672" w:author="User" w:date="2019-07-23T16:54:00Z"/>
          <w:rFonts w:ascii="Arial Narrow" w:hAnsi="Arial Narrow" w:cs="Calibri"/>
          <w:sz w:val="24"/>
          <w:szCs w:val="24"/>
        </w:rPr>
        <w:pPrChange w:id="673" w:author="User" w:date="2020-01-21T17:15:00Z">
          <w:pPr>
            <w:spacing w:after="0" w:line="240" w:lineRule="auto"/>
            <w:jc w:val="both"/>
          </w:pPr>
        </w:pPrChange>
      </w:pPr>
    </w:p>
    <w:p w14:paraId="47C81CD8" w14:textId="77777777" w:rsidR="00B679C9" w:rsidDel="00C8449F" w:rsidRDefault="00B679C9">
      <w:pPr>
        <w:spacing w:after="0" w:line="240" w:lineRule="auto"/>
        <w:jc w:val="center"/>
        <w:rPr>
          <w:del w:id="674" w:author="User" w:date="2019-07-23T16:54:00Z"/>
          <w:rFonts w:ascii="Arial Narrow" w:hAnsi="Arial Narrow" w:cs="Calibri"/>
          <w:sz w:val="24"/>
          <w:szCs w:val="24"/>
        </w:rPr>
        <w:pPrChange w:id="675" w:author="User" w:date="2020-01-21T17:15:00Z">
          <w:pPr>
            <w:spacing w:after="0" w:line="240" w:lineRule="auto"/>
            <w:jc w:val="both"/>
          </w:pPr>
        </w:pPrChange>
      </w:pPr>
    </w:p>
    <w:p w14:paraId="63075CE3" w14:textId="77777777" w:rsidR="00B679C9" w:rsidDel="00C8449F" w:rsidRDefault="00B679C9">
      <w:pPr>
        <w:spacing w:after="0" w:line="240" w:lineRule="auto"/>
        <w:jc w:val="center"/>
        <w:rPr>
          <w:del w:id="676" w:author="User" w:date="2019-07-23T16:54:00Z"/>
          <w:rFonts w:ascii="Arial Narrow" w:hAnsi="Arial Narrow" w:cs="Calibri"/>
          <w:sz w:val="24"/>
          <w:szCs w:val="24"/>
        </w:rPr>
        <w:pPrChange w:id="677" w:author="User" w:date="2020-01-21T17:15:00Z">
          <w:pPr>
            <w:spacing w:after="0" w:line="240" w:lineRule="auto"/>
            <w:jc w:val="both"/>
          </w:pPr>
        </w:pPrChange>
      </w:pPr>
    </w:p>
    <w:p w14:paraId="2C83692D" w14:textId="0704E122" w:rsidR="00B679C9" w:rsidRPr="00B679C9" w:rsidDel="00B23BD9" w:rsidRDefault="00B679C9">
      <w:pPr>
        <w:spacing w:after="0" w:line="240" w:lineRule="auto"/>
        <w:jc w:val="center"/>
        <w:rPr>
          <w:del w:id="678" w:author="User" w:date="2020-01-21T17:15:00Z"/>
          <w:rFonts w:ascii="Arial Narrow" w:hAnsi="Arial Narrow" w:cs="Calibri"/>
          <w:b/>
          <w:sz w:val="24"/>
          <w:szCs w:val="24"/>
        </w:rPr>
        <w:pPrChange w:id="679" w:author="User" w:date="2020-01-21T17:15:00Z">
          <w:pPr>
            <w:spacing w:after="0" w:line="240" w:lineRule="auto"/>
            <w:jc w:val="both"/>
          </w:pPr>
        </w:pPrChange>
      </w:pPr>
      <w:del w:id="680" w:author="User" w:date="2020-01-21T17:15:00Z">
        <w:r w:rsidRPr="00B679C9" w:rsidDel="00B23BD9">
          <w:rPr>
            <w:rFonts w:ascii="Arial Narrow" w:hAnsi="Arial Narrow" w:cs="Calibri"/>
            <w:b/>
            <w:sz w:val="24"/>
            <w:szCs w:val="24"/>
          </w:rPr>
          <w:delText>ANNEX A</w:delText>
        </w:r>
      </w:del>
    </w:p>
    <w:p w14:paraId="65240E03" w14:textId="613D9317" w:rsidR="00B679C9" w:rsidDel="00B23BD9" w:rsidRDefault="00B679C9">
      <w:pPr>
        <w:spacing w:after="0" w:line="240" w:lineRule="auto"/>
        <w:jc w:val="center"/>
        <w:rPr>
          <w:del w:id="681" w:author="User" w:date="2020-01-21T17:15:00Z"/>
          <w:rFonts w:ascii="Arial Narrow" w:hAnsi="Arial Narrow" w:cs="Calibri"/>
          <w:sz w:val="24"/>
          <w:szCs w:val="24"/>
        </w:rPr>
        <w:pPrChange w:id="682" w:author="User" w:date="2020-01-21T17:15:00Z">
          <w:pPr>
            <w:spacing w:after="0" w:line="240" w:lineRule="auto"/>
            <w:jc w:val="both"/>
          </w:pPr>
        </w:pPrChange>
      </w:pPr>
    </w:p>
    <w:p w14:paraId="3EFD31DA" w14:textId="5B042A59" w:rsidR="0062469D" w:rsidRPr="00AF473A" w:rsidDel="00B23BD9" w:rsidRDefault="0062469D">
      <w:pPr>
        <w:spacing w:after="0" w:line="240" w:lineRule="auto"/>
        <w:jc w:val="center"/>
        <w:rPr>
          <w:del w:id="683" w:author="User" w:date="2020-01-21T17:15:00Z"/>
          <w:rFonts w:cstheme="minorHAnsi"/>
          <w:b/>
          <w:sz w:val="24"/>
        </w:rPr>
        <w:pPrChange w:id="684" w:author="User" w:date="2020-01-21T17:15:00Z">
          <w:pPr>
            <w:pStyle w:val="NoSpacing"/>
          </w:pPr>
        </w:pPrChange>
      </w:pPr>
      <w:del w:id="685" w:author="User" w:date="2020-01-21T17:15:00Z">
        <w:r w:rsidRPr="00AF473A" w:rsidDel="00B23BD9">
          <w:rPr>
            <w:rFonts w:cstheme="minorHAnsi"/>
            <w:b/>
            <w:sz w:val="24"/>
          </w:rPr>
          <w:delText>PHILIPPINE SCIENCE HIGH SCHOOL SYSTEM</w:delText>
        </w:r>
      </w:del>
    </w:p>
    <w:p w14:paraId="126E4A18" w14:textId="26A11F74" w:rsidR="0062469D" w:rsidRPr="00AF473A" w:rsidDel="00B23BD9" w:rsidRDefault="0062469D">
      <w:pPr>
        <w:spacing w:after="0" w:line="240" w:lineRule="auto"/>
        <w:jc w:val="center"/>
        <w:rPr>
          <w:del w:id="686" w:author="User" w:date="2020-01-21T17:15:00Z"/>
          <w:rFonts w:cstheme="minorHAnsi"/>
          <w:b/>
          <w:sz w:val="24"/>
        </w:rPr>
        <w:pPrChange w:id="687" w:author="User" w:date="2020-01-21T17:15:00Z">
          <w:pPr>
            <w:pStyle w:val="NoSpacing"/>
          </w:pPr>
        </w:pPrChange>
      </w:pPr>
      <w:del w:id="688" w:author="User" w:date="2020-01-21T17:15:00Z">
        <w:r w:rsidRPr="00AF473A" w:rsidDel="00B23BD9">
          <w:rPr>
            <w:rFonts w:cstheme="minorHAnsi"/>
            <w:b/>
            <w:sz w:val="24"/>
          </w:rPr>
          <w:delText xml:space="preserve">CAMPUS:  </w:delText>
        </w:r>
        <w:r w:rsidDel="00B23BD9">
          <w:rPr>
            <w:rFonts w:cstheme="minorHAnsi"/>
            <w:b/>
            <w:sz w:val="24"/>
          </w:rPr>
          <w:delText>Office of the Executive Director</w:delText>
        </w:r>
      </w:del>
    </w:p>
    <w:p w14:paraId="2C1D42A7" w14:textId="0E407A1D" w:rsidR="0062469D" w:rsidRPr="00AF473A" w:rsidDel="00B23BD9" w:rsidRDefault="0062469D">
      <w:pPr>
        <w:spacing w:after="0" w:line="240" w:lineRule="auto"/>
        <w:jc w:val="center"/>
        <w:rPr>
          <w:del w:id="689" w:author="User" w:date="2020-01-21T17:15:00Z"/>
          <w:rFonts w:cstheme="minorHAnsi"/>
          <w:b/>
          <w:sz w:val="24"/>
        </w:rPr>
        <w:pPrChange w:id="690" w:author="User" w:date="2020-01-21T17:15:00Z">
          <w:pPr>
            <w:pStyle w:val="NoSpacing"/>
            <w:jc w:val="center"/>
          </w:pPr>
        </w:pPrChange>
      </w:pPr>
    </w:p>
    <w:p w14:paraId="7992C287" w14:textId="489BAC0E" w:rsidR="0062469D" w:rsidRPr="00AF473A" w:rsidDel="00B23BD9" w:rsidRDefault="0062469D">
      <w:pPr>
        <w:spacing w:after="0" w:line="240" w:lineRule="auto"/>
        <w:jc w:val="center"/>
        <w:rPr>
          <w:del w:id="691" w:author="User" w:date="2020-01-21T17:15:00Z"/>
          <w:rFonts w:cstheme="minorHAnsi"/>
          <w:b/>
          <w:sz w:val="24"/>
        </w:rPr>
        <w:pPrChange w:id="692" w:author="User" w:date="2020-01-21T17:15:00Z">
          <w:pPr>
            <w:pStyle w:val="NoSpacing"/>
          </w:pPr>
        </w:pPrChange>
      </w:pPr>
      <w:del w:id="693" w:author="User" w:date="2020-01-21T17:15:00Z">
        <w:r w:rsidRPr="00AF473A" w:rsidDel="00B23BD9">
          <w:rPr>
            <w:rFonts w:cstheme="minorHAnsi"/>
            <w:b/>
            <w:sz w:val="24"/>
          </w:rPr>
          <w:delText>SIP HOST AGENCY REPLY FORM</w:delText>
        </w:r>
      </w:del>
    </w:p>
    <w:p w14:paraId="6E6DBA14" w14:textId="17247153" w:rsidR="0062469D" w:rsidRPr="00AF473A" w:rsidDel="00B23BD9" w:rsidRDefault="0062469D">
      <w:pPr>
        <w:spacing w:after="0" w:line="240" w:lineRule="auto"/>
        <w:jc w:val="center"/>
        <w:rPr>
          <w:del w:id="694" w:author="User" w:date="2020-01-21T17:15:00Z"/>
          <w:rFonts w:ascii="Ebrima" w:hAnsi="Ebrima"/>
          <w:b/>
          <w:sz w:val="24"/>
        </w:rPr>
        <w:pPrChange w:id="695" w:author="User" w:date="2020-01-21T17:15:00Z">
          <w:pPr>
            <w:pStyle w:val="NoSpacing"/>
          </w:pPr>
        </w:pPrChange>
      </w:pPr>
    </w:p>
    <w:p w14:paraId="02888F00" w14:textId="0DF204DE" w:rsidR="0062469D" w:rsidRPr="008D70E3" w:rsidDel="00B23BD9" w:rsidRDefault="0062469D">
      <w:pPr>
        <w:spacing w:after="0" w:line="240" w:lineRule="auto"/>
        <w:jc w:val="center"/>
        <w:rPr>
          <w:del w:id="696" w:author="User" w:date="2020-01-21T17:15:00Z"/>
          <w:rFonts w:ascii="Ebrima" w:hAnsi="Ebrima"/>
        </w:rPr>
        <w:pPrChange w:id="697" w:author="User" w:date="2020-01-21T17:15:00Z">
          <w:pPr>
            <w:tabs>
              <w:tab w:val="left" w:pos="2970"/>
            </w:tabs>
          </w:pPr>
        </w:pPrChange>
      </w:pPr>
      <w:del w:id="698" w:author="User" w:date="2020-01-21T17:15:00Z">
        <w:r w:rsidDel="00B23BD9">
          <w:rPr>
            <w:rFonts w:ascii="Ebrima" w:hAnsi="Ebrima"/>
          </w:rPr>
          <w:delText xml:space="preserve">Please </w:delText>
        </w:r>
        <w:r w:rsidRPr="008D70E3" w:rsidDel="00B23BD9">
          <w:rPr>
            <w:rFonts w:ascii="Ebrima" w:hAnsi="Ebrima"/>
          </w:rPr>
          <w:delText>check what applies:</w:delText>
        </w:r>
        <w:r w:rsidDel="00B23BD9">
          <w:rPr>
            <w:rFonts w:ascii="Ebrima" w:hAnsi="Ebrima"/>
          </w:rPr>
          <w:tab/>
        </w:r>
      </w:del>
    </w:p>
    <w:p w14:paraId="4BE29EAF" w14:textId="4E4565A3" w:rsidR="0062469D" w:rsidRPr="008114C3" w:rsidDel="00B23BD9" w:rsidRDefault="0062469D">
      <w:pPr>
        <w:spacing w:after="0" w:line="240" w:lineRule="auto"/>
        <w:jc w:val="center"/>
        <w:rPr>
          <w:del w:id="699" w:author="User" w:date="2020-01-21T17:15:00Z"/>
          <w:rFonts w:ascii="Ebrima" w:hAnsi="Ebrima"/>
        </w:rPr>
        <w:pPrChange w:id="700" w:author="User" w:date="2020-01-21T17:15:00Z">
          <w:pPr>
            <w:pStyle w:val="NoSpacing"/>
          </w:pPr>
        </w:pPrChange>
      </w:pPr>
      <w:del w:id="701" w:author="User" w:date="2020-01-21T17:15:00Z">
        <w:r w:rsidRPr="008114C3" w:rsidDel="00B23BD9">
          <w:rPr>
            <w:rFonts w:ascii="Ebrima" w:hAnsi="Ebrima"/>
          </w:rPr>
          <w:sym w:font="Symbol" w:char="F080"/>
        </w:r>
        <w:r w:rsidRPr="008114C3" w:rsidDel="00B23BD9">
          <w:rPr>
            <w:rFonts w:ascii="Ebrima" w:hAnsi="Ebrima"/>
          </w:rPr>
          <w:delText xml:space="preserve"> YES</w:delText>
        </w:r>
        <w:r w:rsidDel="00B23BD9">
          <w:rPr>
            <w:rFonts w:ascii="Ebrima" w:hAnsi="Ebrima"/>
          </w:rPr>
          <w:delText>.</w:delText>
        </w:r>
        <w:r w:rsidRPr="008114C3" w:rsidDel="00B23BD9">
          <w:rPr>
            <w:rFonts w:ascii="Ebrima" w:hAnsi="Ebrima"/>
          </w:rPr>
          <w:delText xml:space="preserve"> we are willing to accommodate your students as interns in our agency</w:delText>
        </w:r>
      </w:del>
    </w:p>
    <w:p w14:paraId="4FEE7572" w14:textId="14847421" w:rsidR="0062469D" w:rsidDel="00B23BD9" w:rsidRDefault="0062469D">
      <w:pPr>
        <w:spacing w:after="0" w:line="240" w:lineRule="auto"/>
        <w:jc w:val="center"/>
        <w:rPr>
          <w:del w:id="702" w:author="User" w:date="2020-01-21T17:15:00Z"/>
          <w:rFonts w:ascii="Ebrima" w:hAnsi="Ebrima"/>
        </w:rPr>
        <w:pPrChange w:id="703" w:author="User" w:date="2020-01-21T17:15:00Z">
          <w:pPr>
            <w:pStyle w:val="NoSpacing"/>
          </w:pPr>
        </w:pPrChange>
      </w:pPr>
      <w:del w:id="704" w:author="User" w:date="2020-01-21T17:15:00Z">
        <w:r w:rsidRPr="008114C3" w:rsidDel="00B23BD9">
          <w:rPr>
            <w:rFonts w:ascii="Ebrima" w:hAnsi="Ebrima"/>
          </w:rPr>
          <w:sym w:font="Symbol" w:char="F080"/>
        </w:r>
        <w:r w:rsidRPr="008114C3" w:rsidDel="00B23BD9">
          <w:rPr>
            <w:rFonts w:ascii="Ebrima" w:hAnsi="Ebrima"/>
          </w:rPr>
          <w:delText xml:space="preserve"> No, we cannot participate in the </w:delText>
        </w:r>
        <w:r w:rsidDel="00B23BD9">
          <w:rPr>
            <w:rFonts w:ascii="Ebrima" w:hAnsi="Ebrima"/>
          </w:rPr>
          <w:delText>immersion</w:delText>
        </w:r>
        <w:r w:rsidRPr="008114C3" w:rsidDel="00B23BD9">
          <w:rPr>
            <w:rFonts w:ascii="Ebrima" w:hAnsi="Ebrima"/>
          </w:rPr>
          <w:delText xml:space="preserve"> program this year.</w:delText>
        </w:r>
      </w:del>
    </w:p>
    <w:p w14:paraId="0A1C670A" w14:textId="3DC8D88E" w:rsidR="0062469D" w:rsidRPr="008114C3" w:rsidDel="00B23BD9" w:rsidRDefault="0062469D">
      <w:pPr>
        <w:spacing w:after="0" w:line="240" w:lineRule="auto"/>
        <w:jc w:val="center"/>
        <w:rPr>
          <w:del w:id="705" w:author="User" w:date="2020-01-21T17:15:00Z"/>
          <w:rFonts w:ascii="Ebrima" w:hAnsi="Ebrima"/>
          <w:i/>
        </w:rPr>
        <w:pPrChange w:id="706" w:author="User" w:date="2020-01-21T17:15:00Z">
          <w:pPr>
            <w:pStyle w:val="NoSpacing"/>
          </w:pPr>
        </w:pPrChange>
      </w:pPr>
      <w:del w:id="707" w:author="User" w:date="2020-01-21T17:15:00Z">
        <w:r w:rsidRPr="008114C3" w:rsidDel="00B23BD9">
          <w:rPr>
            <w:rFonts w:ascii="Ebrima" w:hAnsi="Ebrima"/>
          </w:rPr>
          <w:sym w:font="Symbol" w:char="F080"/>
        </w:r>
        <w:r w:rsidDel="00B23BD9">
          <w:rPr>
            <w:rFonts w:ascii="Ebrima" w:hAnsi="Ebrima"/>
          </w:rPr>
          <w:delText xml:space="preserve"> Please contact us next year.</w:delText>
        </w:r>
      </w:del>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5"/>
        <w:gridCol w:w="4320"/>
      </w:tblGrid>
      <w:tr w:rsidR="0062469D" w:rsidRPr="008D70E3" w:rsidDel="00B23BD9" w14:paraId="4275037C" w14:textId="4569D1EF" w:rsidTr="0062469D">
        <w:trPr>
          <w:trHeight w:val="1718"/>
          <w:del w:id="708" w:author="User" w:date="2020-01-21T17:15:00Z"/>
        </w:trPr>
        <w:tc>
          <w:tcPr>
            <w:tcW w:w="4585" w:type="dxa"/>
            <w:shd w:val="clear" w:color="auto" w:fill="auto"/>
          </w:tcPr>
          <w:p w14:paraId="7EA9AF30" w14:textId="78F1C382" w:rsidR="0062469D" w:rsidRPr="00AB456E" w:rsidDel="00B23BD9" w:rsidRDefault="0062469D">
            <w:pPr>
              <w:spacing w:after="0" w:line="240" w:lineRule="auto"/>
              <w:jc w:val="center"/>
              <w:rPr>
                <w:del w:id="709" w:author="User" w:date="2020-01-21T17:15:00Z"/>
                <w:rFonts w:ascii="Ebrima" w:hAnsi="Ebrima"/>
              </w:rPr>
              <w:pPrChange w:id="710" w:author="User" w:date="2020-01-21T17:15:00Z">
                <w:pPr>
                  <w:pStyle w:val="NoSpacing"/>
                  <w:jc w:val="both"/>
                </w:pPr>
              </w:pPrChange>
            </w:pPr>
            <w:del w:id="711" w:author="User" w:date="2020-01-21T17:15:00Z">
              <w:r w:rsidRPr="00AB456E" w:rsidDel="00B23BD9">
                <w:rPr>
                  <w:rFonts w:ascii="Ebrima" w:hAnsi="Ebrima"/>
                </w:rPr>
                <w:delText xml:space="preserve">Agency:  </w:delText>
              </w:r>
            </w:del>
          </w:p>
          <w:p w14:paraId="4EB2CC5B" w14:textId="6DE65294" w:rsidR="0062469D" w:rsidRPr="00AB456E" w:rsidDel="00B23BD9" w:rsidRDefault="0062469D">
            <w:pPr>
              <w:spacing w:after="0" w:line="240" w:lineRule="auto"/>
              <w:jc w:val="center"/>
              <w:rPr>
                <w:del w:id="712" w:author="User" w:date="2020-01-21T17:15:00Z"/>
                <w:rFonts w:ascii="Ebrima" w:hAnsi="Ebrima"/>
              </w:rPr>
              <w:pPrChange w:id="713" w:author="User" w:date="2020-01-21T17:15:00Z">
                <w:pPr>
                  <w:pStyle w:val="NoSpacing"/>
                  <w:jc w:val="both"/>
                </w:pPr>
              </w:pPrChange>
            </w:pPr>
          </w:p>
          <w:p w14:paraId="3C56AC14" w14:textId="37FAD773" w:rsidR="0062469D" w:rsidRPr="00AB456E" w:rsidDel="00B23BD9" w:rsidRDefault="0062469D">
            <w:pPr>
              <w:spacing w:after="0" w:line="240" w:lineRule="auto"/>
              <w:jc w:val="center"/>
              <w:rPr>
                <w:del w:id="714" w:author="User" w:date="2020-01-21T17:15:00Z"/>
                <w:rFonts w:ascii="Ebrima" w:hAnsi="Ebrima"/>
              </w:rPr>
              <w:pPrChange w:id="715" w:author="User" w:date="2020-01-21T17:15:00Z">
                <w:pPr>
                  <w:pStyle w:val="NoSpacing"/>
                  <w:jc w:val="both"/>
                </w:pPr>
              </w:pPrChange>
            </w:pPr>
          </w:p>
          <w:p w14:paraId="6414601E" w14:textId="799EB1EA" w:rsidR="0062469D" w:rsidRPr="00AB456E" w:rsidDel="00B23BD9" w:rsidRDefault="0062469D">
            <w:pPr>
              <w:spacing w:after="0" w:line="240" w:lineRule="auto"/>
              <w:jc w:val="center"/>
              <w:rPr>
                <w:del w:id="716" w:author="User" w:date="2020-01-21T17:15:00Z"/>
                <w:rFonts w:ascii="Ebrima" w:hAnsi="Ebrima"/>
              </w:rPr>
              <w:pPrChange w:id="717" w:author="User" w:date="2020-01-21T17:15:00Z">
                <w:pPr>
                  <w:pStyle w:val="NoSpacing"/>
                  <w:jc w:val="both"/>
                </w:pPr>
              </w:pPrChange>
            </w:pPr>
            <w:del w:id="718" w:author="User" w:date="2020-01-21T17:15:00Z">
              <w:r w:rsidDel="00B23BD9">
                <w:rPr>
                  <w:rFonts w:ascii="Ebrima" w:hAnsi="Ebrima"/>
                </w:rPr>
                <w:delText>Department:</w:delText>
              </w:r>
            </w:del>
          </w:p>
          <w:p w14:paraId="7CB84B77" w14:textId="581C4555" w:rsidR="0062469D" w:rsidRPr="00AB456E" w:rsidDel="00B23BD9" w:rsidRDefault="0062469D">
            <w:pPr>
              <w:spacing w:after="0" w:line="240" w:lineRule="auto"/>
              <w:jc w:val="center"/>
              <w:rPr>
                <w:del w:id="719" w:author="User" w:date="2020-01-21T17:15:00Z"/>
                <w:rFonts w:ascii="Ebrima" w:hAnsi="Ebrima"/>
              </w:rPr>
              <w:pPrChange w:id="720" w:author="User" w:date="2020-01-21T17:15:00Z">
                <w:pPr>
                  <w:pStyle w:val="NoSpacing"/>
                  <w:jc w:val="both"/>
                </w:pPr>
              </w:pPrChange>
            </w:pPr>
          </w:p>
          <w:p w14:paraId="45341C00" w14:textId="4F9CBA4D" w:rsidR="0062469D" w:rsidRPr="00AB456E" w:rsidDel="00B23BD9" w:rsidRDefault="0062469D">
            <w:pPr>
              <w:spacing w:after="0" w:line="240" w:lineRule="auto"/>
              <w:jc w:val="center"/>
              <w:rPr>
                <w:del w:id="721" w:author="User" w:date="2020-01-21T17:15:00Z"/>
                <w:rFonts w:ascii="Ebrima" w:hAnsi="Ebrima"/>
              </w:rPr>
              <w:pPrChange w:id="722" w:author="User" w:date="2020-01-21T17:15:00Z">
                <w:pPr>
                  <w:pStyle w:val="NoSpacing"/>
                  <w:jc w:val="both"/>
                </w:pPr>
              </w:pPrChange>
            </w:pPr>
          </w:p>
        </w:tc>
        <w:tc>
          <w:tcPr>
            <w:tcW w:w="4320" w:type="dxa"/>
            <w:shd w:val="clear" w:color="auto" w:fill="auto"/>
          </w:tcPr>
          <w:p w14:paraId="7B230AEE" w14:textId="0E25A93B" w:rsidR="0062469D" w:rsidRPr="00A63061" w:rsidDel="00B23BD9" w:rsidRDefault="0062469D">
            <w:pPr>
              <w:spacing w:after="0" w:line="240" w:lineRule="auto"/>
              <w:jc w:val="center"/>
              <w:rPr>
                <w:del w:id="723" w:author="User" w:date="2020-01-21T17:15:00Z"/>
                <w:rFonts w:ascii="Ebrima" w:hAnsi="Ebrima"/>
                <w:i/>
                <w:sz w:val="20"/>
                <w:szCs w:val="20"/>
              </w:rPr>
              <w:pPrChange w:id="724" w:author="User" w:date="2020-01-21T17:15:00Z">
                <w:pPr>
                  <w:pStyle w:val="NoSpacing"/>
                </w:pPr>
              </w:pPrChange>
            </w:pPr>
            <w:del w:id="725" w:author="User" w:date="2020-01-21T17:15:00Z">
              <w:r w:rsidDel="00B23BD9">
                <w:rPr>
                  <w:rFonts w:ascii="Ebrima" w:hAnsi="Ebrima"/>
                </w:rPr>
                <w:delText>Date of Immersion (PSHS Calendar):</w:delText>
              </w:r>
            </w:del>
          </w:p>
          <w:p w14:paraId="0A6751FD" w14:textId="39170F85" w:rsidR="0062469D" w:rsidDel="00B23BD9" w:rsidRDefault="0062469D">
            <w:pPr>
              <w:spacing w:after="0" w:line="240" w:lineRule="auto"/>
              <w:jc w:val="center"/>
              <w:rPr>
                <w:del w:id="726" w:author="User" w:date="2020-01-21T17:15:00Z"/>
                <w:rFonts w:ascii="Ebrima" w:hAnsi="Ebrima"/>
                <w:i/>
                <w:sz w:val="20"/>
                <w:szCs w:val="20"/>
              </w:rPr>
              <w:pPrChange w:id="727" w:author="User" w:date="2020-01-21T17:15:00Z">
                <w:pPr>
                  <w:pStyle w:val="NoSpacing"/>
                </w:pPr>
              </w:pPrChange>
            </w:pPr>
            <w:del w:id="728" w:author="User" w:date="2020-01-21T17:15:00Z">
              <w:r w:rsidRPr="00FC5784" w:rsidDel="00B23BD9">
                <w:rPr>
                  <w:rFonts w:ascii="Ebrima" w:hAnsi="Ebrima"/>
                  <w:i/>
                  <w:sz w:val="20"/>
                  <w:szCs w:val="20"/>
                </w:rPr>
                <w:delText>If you ha</w:delText>
              </w:r>
              <w:r w:rsidDel="00B23BD9">
                <w:rPr>
                  <w:rFonts w:ascii="Ebrima" w:hAnsi="Ebrima"/>
                  <w:i/>
                  <w:sz w:val="20"/>
                  <w:szCs w:val="20"/>
                </w:rPr>
                <w:delText>ve another preferred dates of immersion,</w:delText>
              </w:r>
              <w:r w:rsidRPr="00FC5784" w:rsidDel="00B23BD9">
                <w:rPr>
                  <w:rFonts w:ascii="Ebrima" w:hAnsi="Ebrima"/>
                  <w:i/>
                  <w:sz w:val="20"/>
                  <w:szCs w:val="20"/>
                </w:rPr>
                <w:delText xml:space="preserve"> please indicate:</w:delText>
              </w:r>
            </w:del>
          </w:p>
          <w:p w14:paraId="38C0FE66" w14:textId="44BB3C81" w:rsidR="0062469D" w:rsidRPr="00FC5784" w:rsidDel="00B23BD9" w:rsidRDefault="0062469D">
            <w:pPr>
              <w:spacing w:after="0" w:line="240" w:lineRule="auto"/>
              <w:jc w:val="center"/>
              <w:rPr>
                <w:del w:id="729" w:author="User" w:date="2020-01-21T17:15:00Z"/>
                <w:rFonts w:ascii="Ebrima" w:hAnsi="Ebrima"/>
                <w:i/>
                <w:sz w:val="20"/>
                <w:szCs w:val="20"/>
              </w:rPr>
              <w:pPrChange w:id="730" w:author="User" w:date="2020-01-21T17:15:00Z">
                <w:pPr>
                  <w:pStyle w:val="NoSpacing"/>
                </w:pPr>
              </w:pPrChange>
            </w:pPr>
          </w:p>
          <w:p w14:paraId="5EEC5E54" w14:textId="334DF950" w:rsidR="0062469D" w:rsidDel="00B23BD9" w:rsidRDefault="0062469D">
            <w:pPr>
              <w:spacing w:after="0" w:line="240" w:lineRule="auto"/>
              <w:jc w:val="center"/>
              <w:rPr>
                <w:del w:id="731" w:author="User" w:date="2020-01-21T17:15:00Z"/>
                <w:rFonts w:ascii="Ebrima" w:hAnsi="Ebrima"/>
              </w:rPr>
              <w:pPrChange w:id="732" w:author="User" w:date="2020-01-21T17:15:00Z">
                <w:pPr>
                  <w:pStyle w:val="NoSpacing"/>
                </w:pPr>
              </w:pPrChange>
            </w:pPr>
            <w:del w:id="733" w:author="User" w:date="2020-01-21T17:15:00Z">
              <w:r w:rsidDel="00B23BD9">
                <w:rPr>
                  <w:rFonts w:ascii="Ebrima" w:hAnsi="Ebrima"/>
                </w:rPr>
                <w:delText xml:space="preserve">Preferred date of Immersion: </w:delText>
              </w:r>
            </w:del>
          </w:p>
          <w:p w14:paraId="2CEB9D1A" w14:textId="51624708" w:rsidR="0062469D" w:rsidDel="00B23BD9" w:rsidRDefault="0062469D">
            <w:pPr>
              <w:spacing w:after="0" w:line="240" w:lineRule="auto"/>
              <w:jc w:val="center"/>
              <w:rPr>
                <w:del w:id="734" w:author="User" w:date="2020-01-21T17:15:00Z"/>
                <w:rFonts w:ascii="Ebrima" w:hAnsi="Ebrima"/>
              </w:rPr>
              <w:pPrChange w:id="735" w:author="User" w:date="2020-01-21T17:15:00Z">
                <w:pPr>
                  <w:pStyle w:val="NoSpacing"/>
                </w:pPr>
              </w:pPrChange>
            </w:pPr>
          </w:p>
          <w:p w14:paraId="65F6A717" w14:textId="7283CD59" w:rsidR="0062469D" w:rsidRPr="00AB456E" w:rsidDel="00B23BD9" w:rsidRDefault="0062469D">
            <w:pPr>
              <w:spacing w:after="0" w:line="240" w:lineRule="auto"/>
              <w:jc w:val="center"/>
              <w:rPr>
                <w:del w:id="736" w:author="User" w:date="2020-01-21T17:15:00Z"/>
                <w:rFonts w:ascii="Ebrima" w:hAnsi="Ebrima"/>
              </w:rPr>
              <w:pPrChange w:id="737" w:author="User" w:date="2020-01-21T17:15:00Z">
                <w:pPr>
                  <w:pStyle w:val="NoSpacing"/>
                  <w:spacing w:line="360" w:lineRule="auto"/>
                </w:pPr>
              </w:pPrChange>
            </w:pPr>
            <w:del w:id="738" w:author="User" w:date="2020-01-21T17:15:00Z">
              <w:r w:rsidDel="00B23BD9">
                <w:rPr>
                  <w:rFonts w:ascii="Ebrima" w:hAnsi="Ebrima"/>
                </w:rPr>
                <w:delText xml:space="preserve"> _______________________________</w:delText>
              </w:r>
            </w:del>
          </w:p>
        </w:tc>
      </w:tr>
      <w:tr w:rsidR="0062469D" w:rsidRPr="002739A8" w:rsidDel="00B23BD9" w14:paraId="3375B60F" w14:textId="14A22214" w:rsidTr="0062469D">
        <w:trPr>
          <w:del w:id="739" w:author="User" w:date="2020-01-21T17:15:00Z"/>
        </w:trPr>
        <w:tc>
          <w:tcPr>
            <w:tcW w:w="4585" w:type="dxa"/>
            <w:shd w:val="clear" w:color="auto" w:fill="auto"/>
          </w:tcPr>
          <w:p w14:paraId="1E1375A1" w14:textId="4127C0D0" w:rsidR="0062469D" w:rsidRPr="002739A8" w:rsidDel="00B23BD9" w:rsidRDefault="0062469D">
            <w:pPr>
              <w:spacing w:after="0" w:line="240" w:lineRule="auto"/>
              <w:jc w:val="center"/>
              <w:rPr>
                <w:del w:id="740" w:author="User" w:date="2020-01-21T17:15:00Z"/>
                <w:rFonts w:ascii="Ebrima" w:hAnsi="Ebrima"/>
              </w:rPr>
              <w:pPrChange w:id="741" w:author="User" w:date="2020-01-21T17:15:00Z">
                <w:pPr>
                  <w:pStyle w:val="NoSpacing"/>
                </w:pPr>
              </w:pPrChange>
            </w:pPr>
            <w:del w:id="742" w:author="User" w:date="2020-01-21T17:15:00Z">
              <w:r w:rsidRPr="002739A8" w:rsidDel="00B23BD9">
                <w:rPr>
                  <w:rFonts w:ascii="Ebrima" w:hAnsi="Ebrima"/>
                </w:rPr>
                <w:delText>Maximum number of student-interns you can accommodate in your department/laboratory:</w:delText>
              </w:r>
            </w:del>
          </w:p>
          <w:p w14:paraId="6B946333" w14:textId="2D1CC1A8" w:rsidR="0062469D" w:rsidRPr="002739A8" w:rsidDel="00B23BD9" w:rsidRDefault="0062469D">
            <w:pPr>
              <w:spacing w:after="0" w:line="240" w:lineRule="auto"/>
              <w:jc w:val="center"/>
              <w:rPr>
                <w:del w:id="743" w:author="User" w:date="2020-01-21T17:15:00Z"/>
                <w:rFonts w:ascii="Ebrima" w:hAnsi="Ebrima"/>
              </w:rPr>
              <w:pPrChange w:id="744" w:author="User" w:date="2020-01-21T17:15:00Z">
                <w:pPr>
                  <w:pStyle w:val="NoSpacing"/>
                  <w:jc w:val="both"/>
                </w:pPr>
              </w:pPrChange>
            </w:pPr>
          </w:p>
          <w:p w14:paraId="36AE80D5" w14:textId="433E188E" w:rsidR="0062469D" w:rsidRPr="002739A8" w:rsidDel="00B23BD9" w:rsidRDefault="0062469D">
            <w:pPr>
              <w:spacing w:after="0" w:line="240" w:lineRule="auto"/>
              <w:jc w:val="center"/>
              <w:rPr>
                <w:del w:id="745" w:author="User" w:date="2020-01-21T17:15:00Z"/>
                <w:rFonts w:ascii="Ebrima" w:hAnsi="Ebrima"/>
              </w:rPr>
              <w:pPrChange w:id="746" w:author="User" w:date="2020-01-21T17:15:00Z">
                <w:pPr>
                  <w:pStyle w:val="NoSpacing"/>
                  <w:jc w:val="both"/>
                </w:pPr>
              </w:pPrChange>
            </w:pPr>
          </w:p>
        </w:tc>
        <w:tc>
          <w:tcPr>
            <w:tcW w:w="4320" w:type="dxa"/>
            <w:shd w:val="clear" w:color="auto" w:fill="auto"/>
          </w:tcPr>
          <w:p w14:paraId="5F913508" w14:textId="14F2E47A" w:rsidR="0062469D" w:rsidRPr="002739A8" w:rsidDel="00B23BD9" w:rsidRDefault="0062469D">
            <w:pPr>
              <w:spacing w:after="0" w:line="240" w:lineRule="auto"/>
              <w:jc w:val="center"/>
              <w:rPr>
                <w:del w:id="747" w:author="User" w:date="2020-01-21T17:15:00Z"/>
                <w:rFonts w:ascii="Ebrima" w:hAnsi="Ebrima"/>
              </w:rPr>
              <w:pPrChange w:id="748" w:author="User" w:date="2020-01-21T17:15:00Z">
                <w:pPr>
                  <w:pStyle w:val="NoSpacing"/>
                  <w:jc w:val="both"/>
                </w:pPr>
              </w:pPrChange>
            </w:pPr>
            <w:del w:id="749" w:author="User" w:date="2020-01-21T17:15:00Z">
              <w:r w:rsidRPr="002739A8" w:rsidDel="00B23BD9">
                <w:rPr>
                  <w:rFonts w:ascii="Ebrima" w:hAnsi="Ebrima"/>
                </w:rPr>
                <w:delText>Preferred grade level:</w:delText>
              </w:r>
            </w:del>
          </w:p>
          <w:p w14:paraId="60AC62F3" w14:textId="0C7B7796" w:rsidR="0062469D" w:rsidRPr="002739A8" w:rsidDel="00B23BD9" w:rsidRDefault="0062469D">
            <w:pPr>
              <w:spacing w:after="0" w:line="240" w:lineRule="auto"/>
              <w:jc w:val="center"/>
              <w:rPr>
                <w:del w:id="750" w:author="User" w:date="2020-01-21T17:15:00Z"/>
                <w:rFonts w:ascii="Ebrima" w:hAnsi="Ebrima"/>
                <w:sz w:val="20"/>
                <w:szCs w:val="20"/>
              </w:rPr>
              <w:pPrChange w:id="751" w:author="User" w:date="2020-01-21T17:15:00Z">
                <w:pPr>
                  <w:pStyle w:val="NoSpacing"/>
                  <w:jc w:val="both"/>
                </w:pPr>
              </w:pPrChange>
            </w:pPr>
            <w:del w:id="752" w:author="User" w:date="2020-01-21T17:15:00Z">
              <w:r w:rsidRPr="002739A8" w:rsidDel="00B23BD9">
                <w:rPr>
                  <w:rFonts w:ascii="Ebrima" w:hAnsi="Ebrima"/>
                  <w:sz w:val="20"/>
                  <w:szCs w:val="20"/>
                </w:rPr>
                <w:sym w:font="Symbol" w:char="F080"/>
              </w:r>
              <w:r w:rsidRPr="002739A8" w:rsidDel="00B23BD9">
                <w:rPr>
                  <w:rFonts w:ascii="Ebrima" w:hAnsi="Ebrima"/>
                  <w:sz w:val="20"/>
                  <w:szCs w:val="20"/>
                </w:rPr>
                <w:delText xml:space="preserve"> incoming grade 10   </w:delText>
              </w:r>
            </w:del>
          </w:p>
          <w:p w14:paraId="505CE575" w14:textId="2F655A3D" w:rsidR="0062469D" w:rsidRPr="002739A8" w:rsidDel="00B23BD9" w:rsidRDefault="0062469D">
            <w:pPr>
              <w:spacing w:after="0" w:line="240" w:lineRule="auto"/>
              <w:jc w:val="center"/>
              <w:rPr>
                <w:del w:id="753" w:author="User" w:date="2020-01-21T17:15:00Z"/>
                <w:rFonts w:ascii="Ebrima" w:hAnsi="Ebrima"/>
                <w:sz w:val="20"/>
                <w:szCs w:val="20"/>
              </w:rPr>
              <w:pPrChange w:id="754" w:author="User" w:date="2020-01-21T17:15:00Z">
                <w:pPr>
                  <w:pStyle w:val="NoSpacing"/>
                  <w:jc w:val="both"/>
                </w:pPr>
              </w:pPrChange>
            </w:pPr>
            <w:del w:id="755" w:author="User" w:date="2020-01-21T17:15:00Z">
              <w:r w:rsidRPr="002739A8" w:rsidDel="00B23BD9">
                <w:rPr>
                  <w:rFonts w:ascii="Ebrima" w:hAnsi="Ebrima"/>
                  <w:sz w:val="20"/>
                  <w:szCs w:val="20"/>
                </w:rPr>
                <w:sym w:font="Symbol" w:char="F080"/>
              </w:r>
              <w:r w:rsidRPr="002739A8" w:rsidDel="00B23BD9">
                <w:rPr>
                  <w:rFonts w:ascii="Ebrima" w:hAnsi="Ebrima"/>
                  <w:sz w:val="20"/>
                  <w:szCs w:val="20"/>
                </w:rPr>
                <w:delText xml:space="preserve"> incoming grade 11</w:delText>
              </w:r>
            </w:del>
          </w:p>
          <w:p w14:paraId="16DBA9E6" w14:textId="338435E1" w:rsidR="0062469D" w:rsidRPr="002739A8" w:rsidDel="00B23BD9" w:rsidRDefault="0062469D">
            <w:pPr>
              <w:spacing w:after="0" w:line="240" w:lineRule="auto"/>
              <w:jc w:val="center"/>
              <w:rPr>
                <w:del w:id="756" w:author="User" w:date="2020-01-21T17:15:00Z"/>
                <w:rFonts w:ascii="Ebrima" w:hAnsi="Ebrima"/>
                <w:sz w:val="20"/>
                <w:szCs w:val="20"/>
              </w:rPr>
              <w:pPrChange w:id="757" w:author="User" w:date="2020-01-21T17:15:00Z">
                <w:pPr>
                  <w:pStyle w:val="NoSpacing"/>
                  <w:jc w:val="both"/>
                </w:pPr>
              </w:pPrChange>
            </w:pPr>
            <w:del w:id="758" w:author="User" w:date="2020-01-21T17:15:00Z">
              <w:r w:rsidRPr="002739A8" w:rsidDel="00B23BD9">
                <w:rPr>
                  <w:rFonts w:ascii="Ebrima" w:hAnsi="Ebrima"/>
                  <w:sz w:val="20"/>
                  <w:szCs w:val="20"/>
                </w:rPr>
                <w:sym w:font="Symbol" w:char="F080"/>
              </w:r>
              <w:r w:rsidRPr="002739A8" w:rsidDel="00B23BD9">
                <w:rPr>
                  <w:rFonts w:ascii="Ebrima" w:hAnsi="Ebrima"/>
                  <w:sz w:val="20"/>
                  <w:szCs w:val="20"/>
                </w:rPr>
                <w:delText xml:space="preserve"> incoming grade 12</w:delText>
              </w:r>
            </w:del>
          </w:p>
          <w:p w14:paraId="0411A1B8" w14:textId="10D69F18" w:rsidR="0062469D" w:rsidRPr="002739A8" w:rsidDel="00B23BD9" w:rsidRDefault="0062469D">
            <w:pPr>
              <w:spacing w:after="0" w:line="240" w:lineRule="auto"/>
              <w:jc w:val="center"/>
              <w:rPr>
                <w:del w:id="759" w:author="User" w:date="2020-01-21T17:15:00Z"/>
                <w:rFonts w:ascii="Ebrima" w:hAnsi="Ebrima"/>
              </w:rPr>
              <w:pPrChange w:id="760" w:author="User" w:date="2020-01-21T17:15:00Z">
                <w:pPr>
                  <w:pStyle w:val="NoSpacing"/>
                  <w:jc w:val="both"/>
                </w:pPr>
              </w:pPrChange>
            </w:pPr>
            <w:del w:id="761" w:author="User" w:date="2020-01-21T17:15:00Z">
              <w:r w:rsidRPr="002739A8" w:rsidDel="00B23BD9">
                <w:rPr>
                  <w:rFonts w:ascii="Ebrima" w:hAnsi="Ebrima"/>
                  <w:sz w:val="20"/>
                  <w:szCs w:val="20"/>
                </w:rPr>
                <w:sym w:font="Symbol" w:char="F080"/>
              </w:r>
              <w:r w:rsidRPr="002739A8" w:rsidDel="00B23BD9">
                <w:rPr>
                  <w:rFonts w:ascii="Ebrima" w:hAnsi="Ebrima"/>
                  <w:sz w:val="20"/>
                  <w:szCs w:val="20"/>
                </w:rPr>
                <w:delText xml:space="preserve"> incoming 10, 11 or 12</w:delText>
              </w:r>
            </w:del>
          </w:p>
        </w:tc>
      </w:tr>
    </w:tbl>
    <w:p w14:paraId="45D6295A" w14:textId="2B02223F" w:rsidR="0062469D" w:rsidRPr="002739A8" w:rsidDel="00B23BD9" w:rsidRDefault="0062469D">
      <w:pPr>
        <w:spacing w:after="0" w:line="240" w:lineRule="auto"/>
        <w:jc w:val="center"/>
        <w:rPr>
          <w:del w:id="762" w:author="User" w:date="2020-01-21T17:15:00Z"/>
          <w:rFonts w:ascii="Ebrima" w:hAnsi="Ebrima"/>
          <w:sz w:val="20"/>
          <w:szCs w:val="20"/>
        </w:rPr>
        <w:pPrChange w:id="763" w:author="User" w:date="2020-01-21T17:15:00Z">
          <w:pPr>
            <w:pStyle w:val="NoSpacing"/>
          </w:pPr>
        </w:pPrChange>
      </w:pPr>
    </w:p>
    <w:p w14:paraId="43FD3B9C" w14:textId="45329ACB" w:rsidR="0062469D" w:rsidDel="00B23BD9" w:rsidRDefault="0062469D">
      <w:pPr>
        <w:spacing w:after="0" w:line="240" w:lineRule="auto"/>
        <w:jc w:val="center"/>
        <w:rPr>
          <w:del w:id="764" w:author="User" w:date="2020-01-21T17:15:00Z"/>
          <w:rFonts w:ascii="Ebrima" w:hAnsi="Ebrima"/>
        </w:rPr>
        <w:pPrChange w:id="765" w:author="User" w:date="2020-01-21T17:15:00Z">
          <w:pPr>
            <w:pStyle w:val="NoSpacing"/>
            <w:ind w:left="-90"/>
          </w:pPr>
        </w:pPrChange>
      </w:pPr>
      <w:del w:id="766" w:author="User" w:date="2020-01-21T17:15:00Z">
        <w:r w:rsidRPr="002739A8" w:rsidDel="00B23BD9">
          <w:rPr>
            <w:rFonts w:ascii="Ebrima" w:hAnsi="Ebrima"/>
          </w:rPr>
          <w:delText>1.  Kindly provide us the task our student-interns will be expected to do in your agency</w:delText>
        </w:r>
        <w:r w:rsidDel="00B23BD9">
          <w:rPr>
            <w:rFonts w:ascii="Ebrima" w:hAnsi="Ebrima"/>
          </w:rPr>
          <w:delText>.</w:delText>
        </w:r>
      </w:del>
    </w:p>
    <w:p w14:paraId="64E4A84F" w14:textId="41692AEC" w:rsidR="0062469D" w:rsidRPr="00C93628" w:rsidDel="00B23BD9" w:rsidRDefault="0062469D">
      <w:pPr>
        <w:spacing w:after="0" w:line="240" w:lineRule="auto"/>
        <w:jc w:val="center"/>
        <w:rPr>
          <w:del w:id="767" w:author="User" w:date="2020-01-21T17:15:00Z"/>
        </w:rPr>
        <w:pPrChange w:id="768" w:author="User" w:date="2020-01-21T17:15:00Z">
          <w:pPr>
            <w:pStyle w:val="NoSpacing"/>
          </w:pPr>
        </w:pPrChan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76"/>
      </w:tblGrid>
      <w:tr w:rsidR="0062469D" w:rsidDel="00B23BD9" w14:paraId="4A8F6794" w14:textId="4AB62B7D" w:rsidTr="00AC3910">
        <w:trPr>
          <w:del w:id="769" w:author="User" w:date="2020-01-21T17:15:00Z"/>
        </w:trPr>
        <w:tc>
          <w:tcPr>
            <w:tcW w:w="10098" w:type="dxa"/>
            <w:shd w:val="clear" w:color="auto" w:fill="auto"/>
          </w:tcPr>
          <w:p w14:paraId="3319DA55" w14:textId="7AA07D04" w:rsidR="0062469D" w:rsidRPr="00AB456E" w:rsidDel="00B23BD9" w:rsidRDefault="0062469D">
            <w:pPr>
              <w:spacing w:after="0" w:line="240" w:lineRule="auto"/>
              <w:jc w:val="center"/>
              <w:rPr>
                <w:del w:id="770" w:author="User" w:date="2020-01-21T17:15:00Z"/>
                <w:rFonts w:ascii="Ebrima" w:hAnsi="Ebrima"/>
              </w:rPr>
              <w:pPrChange w:id="771" w:author="User" w:date="2020-01-21T17:15:00Z">
                <w:pPr>
                  <w:pStyle w:val="NoSpacing"/>
                </w:pPr>
              </w:pPrChange>
            </w:pPr>
          </w:p>
          <w:p w14:paraId="01D9BD7C" w14:textId="79E9081F" w:rsidR="0062469D" w:rsidRPr="00AB456E" w:rsidDel="00B23BD9" w:rsidRDefault="0062469D">
            <w:pPr>
              <w:spacing w:after="0" w:line="240" w:lineRule="auto"/>
              <w:jc w:val="center"/>
              <w:rPr>
                <w:del w:id="772" w:author="User" w:date="2020-01-21T17:15:00Z"/>
                <w:rFonts w:ascii="Ebrima" w:hAnsi="Ebrima"/>
              </w:rPr>
              <w:pPrChange w:id="773" w:author="User" w:date="2020-01-21T17:15:00Z">
                <w:pPr>
                  <w:pStyle w:val="NoSpacing"/>
                </w:pPr>
              </w:pPrChange>
            </w:pPr>
          </w:p>
          <w:p w14:paraId="1946DFEB" w14:textId="7BE98F42" w:rsidR="0062469D" w:rsidRPr="00AB456E" w:rsidDel="00B23BD9" w:rsidRDefault="0062469D">
            <w:pPr>
              <w:spacing w:after="0" w:line="240" w:lineRule="auto"/>
              <w:jc w:val="center"/>
              <w:rPr>
                <w:del w:id="774" w:author="User" w:date="2020-01-21T17:15:00Z"/>
                <w:rFonts w:ascii="Ebrima" w:hAnsi="Ebrima"/>
              </w:rPr>
              <w:pPrChange w:id="775" w:author="User" w:date="2020-01-21T17:15:00Z">
                <w:pPr>
                  <w:pStyle w:val="NoSpacing"/>
                </w:pPr>
              </w:pPrChange>
            </w:pPr>
          </w:p>
          <w:p w14:paraId="4F08F1BF" w14:textId="4A29DCE0" w:rsidR="0062469D" w:rsidRPr="00AB456E" w:rsidDel="00B23BD9" w:rsidRDefault="0062469D">
            <w:pPr>
              <w:spacing w:after="0" w:line="240" w:lineRule="auto"/>
              <w:jc w:val="center"/>
              <w:rPr>
                <w:del w:id="776" w:author="User" w:date="2020-01-21T17:15:00Z"/>
                <w:rFonts w:ascii="Ebrima" w:hAnsi="Ebrima"/>
              </w:rPr>
              <w:pPrChange w:id="777" w:author="User" w:date="2020-01-21T17:15:00Z">
                <w:pPr>
                  <w:pStyle w:val="NoSpacing"/>
                </w:pPr>
              </w:pPrChange>
            </w:pPr>
          </w:p>
          <w:p w14:paraId="252EFFC9" w14:textId="430B47A1" w:rsidR="0062469D" w:rsidRPr="00AB456E" w:rsidDel="00B23BD9" w:rsidRDefault="0062469D">
            <w:pPr>
              <w:spacing w:after="0" w:line="240" w:lineRule="auto"/>
              <w:jc w:val="center"/>
              <w:rPr>
                <w:del w:id="778" w:author="User" w:date="2020-01-21T17:15:00Z"/>
                <w:rFonts w:ascii="Ebrima" w:hAnsi="Ebrima"/>
              </w:rPr>
              <w:pPrChange w:id="779" w:author="User" w:date="2020-01-21T17:15:00Z">
                <w:pPr>
                  <w:pStyle w:val="NoSpacing"/>
                </w:pPr>
              </w:pPrChange>
            </w:pPr>
          </w:p>
          <w:p w14:paraId="17177BDE" w14:textId="22C7C58E" w:rsidR="0062469D" w:rsidDel="00B23BD9" w:rsidRDefault="0062469D">
            <w:pPr>
              <w:spacing w:after="0" w:line="240" w:lineRule="auto"/>
              <w:jc w:val="center"/>
              <w:rPr>
                <w:del w:id="780" w:author="User" w:date="2020-01-21T17:15:00Z"/>
                <w:rFonts w:ascii="Ebrima" w:hAnsi="Ebrima"/>
              </w:rPr>
              <w:pPrChange w:id="781" w:author="User" w:date="2020-01-21T17:15:00Z">
                <w:pPr>
                  <w:pStyle w:val="NoSpacing"/>
                </w:pPr>
              </w:pPrChange>
            </w:pPr>
          </w:p>
          <w:p w14:paraId="7AF7AFD0" w14:textId="64F298CC" w:rsidR="0062469D" w:rsidDel="00B23BD9" w:rsidRDefault="0062469D">
            <w:pPr>
              <w:spacing w:after="0" w:line="240" w:lineRule="auto"/>
              <w:jc w:val="center"/>
              <w:rPr>
                <w:del w:id="782" w:author="User" w:date="2020-01-21T17:15:00Z"/>
                <w:rFonts w:ascii="Ebrima" w:hAnsi="Ebrima"/>
              </w:rPr>
              <w:pPrChange w:id="783" w:author="User" w:date="2020-01-21T17:15:00Z">
                <w:pPr>
                  <w:pStyle w:val="NoSpacing"/>
                </w:pPr>
              </w:pPrChange>
            </w:pPr>
          </w:p>
          <w:p w14:paraId="0B20B94C" w14:textId="49DCBD80" w:rsidR="0062469D" w:rsidDel="00B23BD9" w:rsidRDefault="0062469D">
            <w:pPr>
              <w:spacing w:after="0" w:line="240" w:lineRule="auto"/>
              <w:jc w:val="center"/>
              <w:rPr>
                <w:del w:id="784" w:author="User" w:date="2020-01-21T17:15:00Z"/>
                <w:rFonts w:ascii="Ebrima" w:hAnsi="Ebrima"/>
              </w:rPr>
              <w:pPrChange w:id="785" w:author="User" w:date="2020-01-21T17:15:00Z">
                <w:pPr>
                  <w:pStyle w:val="NoSpacing"/>
                </w:pPr>
              </w:pPrChange>
            </w:pPr>
          </w:p>
          <w:p w14:paraId="01716078" w14:textId="345EA6DA" w:rsidR="0062469D" w:rsidDel="00B23BD9" w:rsidRDefault="0062469D">
            <w:pPr>
              <w:spacing w:after="0" w:line="240" w:lineRule="auto"/>
              <w:jc w:val="center"/>
              <w:rPr>
                <w:del w:id="786" w:author="User" w:date="2020-01-21T17:15:00Z"/>
                <w:rFonts w:ascii="Ebrima" w:hAnsi="Ebrima"/>
              </w:rPr>
              <w:pPrChange w:id="787" w:author="User" w:date="2020-01-21T17:15:00Z">
                <w:pPr>
                  <w:pStyle w:val="NoSpacing"/>
                </w:pPr>
              </w:pPrChange>
            </w:pPr>
          </w:p>
          <w:p w14:paraId="758E967C" w14:textId="2E33BA62" w:rsidR="0062469D" w:rsidDel="00B23BD9" w:rsidRDefault="0062469D">
            <w:pPr>
              <w:spacing w:after="0" w:line="240" w:lineRule="auto"/>
              <w:jc w:val="center"/>
              <w:rPr>
                <w:del w:id="788" w:author="User" w:date="2020-01-21T17:15:00Z"/>
                <w:rFonts w:ascii="Ebrima" w:hAnsi="Ebrima"/>
              </w:rPr>
              <w:pPrChange w:id="789" w:author="User" w:date="2020-01-21T17:15:00Z">
                <w:pPr>
                  <w:pStyle w:val="NoSpacing"/>
                </w:pPr>
              </w:pPrChange>
            </w:pPr>
          </w:p>
          <w:p w14:paraId="7A300A68" w14:textId="11821C7E" w:rsidR="0062469D" w:rsidDel="00B23BD9" w:rsidRDefault="0062469D">
            <w:pPr>
              <w:spacing w:after="0" w:line="240" w:lineRule="auto"/>
              <w:jc w:val="center"/>
              <w:rPr>
                <w:del w:id="790" w:author="User" w:date="2020-01-21T17:15:00Z"/>
                <w:rFonts w:ascii="Ebrima" w:hAnsi="Ebrima"/>
              </w:rPr>
              <w:pPrChange w:id="791" w:author="User" w:date="2020-01-21T17:15:00Z">
                <w:pPr>
                  <w:pStyle w:val="NoSpacing"/>
                </w:pPr>
              </w:pPrChange>
            </w:pPr>
          </w:p>
          <w:p w14:paraId="200C2ACC" w14:textId="478BCDE9" w:rsidR="0062469D" w:rsidDel="00B23BD9" w:rsidRDefault="0062469D">
            <w:pPr>
              <w:spacing w:after="0" w:line="240" w:lineRule="auto"/>
              <w:jc w:val="center"/>
              <w:rPr>
                <w:del w:id="792" w:author="User" w:date="2020-01-21T17:15:00Z"/>
                <w:rFonts w:ascii="Ebrima" w:hAnsi="Ebrima"/>
              </w:rPr>
              <w:pPrChange w:id="793" w:author="User" w:date="2020-01-21T17:15:00Z">
                <w:pPr>
                  <w:pStyle w:val="NoSpacing"/>
                </w:pPr>
              </w:pPrChange>
            </w:pPr>
          </w:p>
          <w:p w14:paraId="0DD2A70F" w14:textId="59675011" w:rsidR="0062469D" w:rsidDel="00B23BD9" w:rsidRDefault="0062469D">
            <w:pPr>
              <w:spacing w:after="0" w:line="240" w:lineRule="auto"/>
              <w:jc w:val="center"/>
              <w:rPr>
                <w:del w:id="794" w:author="User" w:date="2020-01-21T17:15:00Z"/>
                <w:rFonts w:ascii="Ebrima" w:hAnsi="Ebrima"/>
              </w:rPr>
              <w:pPrChange w:id="795" w:author="User" w:date="2020-01-21T17:15:00Z">
                <w:pPr>
                  <w:pStyle w:val="NoSpacing"/>
                </w:pPr>
              </w:pPrChange>
            </w:pPr>
          </w:p>
          <w:p w14:paraId="655FA0D8" w14:textId="6B776FA5" w:rsidR="0062469D" w:rsidDel="00B23BD9" w:rsidRDefault="0062469D">
            <w:pPr>
              <w:spacing w:after="0" w:line="240" w:lineRule="auto"/>
              <w:jc w:val="center"/>
              <w:rPr>
                <w:del w:id="796" w:author="User" w:date="2020-01-21T17:15:00Z"/>
                <w:rFonts w:ascii="Ebrima" w:hAnsi="Ebrima"/>
              </w:rPr>
              <w:pPrChange w:id="797" w:author="User" w:date="2020-01-21T17:15:00Z">
                <w:pPr>
                  <w:pStyle w:val="NoSpacing"/>
                </w:pPr>
              </w:pPrChange>
            </w:pPr>
          </w:p>
          <w:p w14:paraId="20AA79BA" w14:textId="6002F41E" w:rsidR="0062469D" w:rsidDel="00B23BD9" w:rsidRDefault="0062469D">
            <w:pPr>
              <w:spacing w:after="0" w:line="240" w:lineRule="auto"/>
              <w:jc w:val="center"/>
              <w:rPr>
                <w:del w:id="798" w:author="User" w:date="2020-01-21T17:15:00Z"/>
                <w:rFonts w:ascii="Ebrima" w:hAnsi="Ebrima"/>
              </w:rPr>
              <w:pPrChange w:id="799" w:author="User" w:date="2020-01-21T17:15:00Z">
                <w:pPr>
                  <w:pStyle w:val="NoSpacing"/>
                </w:pPr>
              </w:pPrChange>
            </w:pPr>
          </w:p>
          <w:p w14:paraId="470CA6B1" w14:textId="6C5C0161" w:rsidR="0062469D" w:rsidDel="00B23BD9" w:rsidRDefault="0062469D">
            <w:pPr>
              <w:spacing w:after="0" w:line="240" w:lineRule="auto"/>
              <w:jc w:val="center"/>
              <w:rPr>
                <w:del w:id="800" w:author="User" w:date="2020-01-21T17:15:00Z"/>
                <w:rFonts w:ascii="Ebrima" w:hAnsi="Ebrima"/>
              </w:rPr>
              <w:pPrChange w:id="801" w:author="User" w:date="2020-01-21T17:15:00Z">
                <w:pPr>
                  <w:pStyle w:val="NoSpacing"/>
                </w:pPr>
              </w:pPrChange>
            </w:pPr>
          </w:p>
          <w:p w14:paraId="4B63B123" w14:textId="20ADE851" w:rsidR="0062469D" w:rsidRPr="00AB456E" w:rsidDel="00B23BD9" w:rsidRDefault="0062469D">
            <w:pPr>
              <w:spacing w:after="0" w:line="240" w:lineRule="auto"/>
              <w:jc w:val="center"/>
              <w:rPr>
                <w:del w:id="802" w:author="User" w:date="2020-01-21T17:15:00Z"/>
                <w:rFonts w:ascii="Ebrima" w:hAnsi="Ebrima"/>
              </w:rPr>
              <w:pPrChange w:id="803" w:author="User" w:date="2020-01-21T17:15:00Z">
                <w:pPr>
                  <w:pStyle w:val="NoSpacing"/>
                </w:pPr>
              </w:pPrChange>
            </w:pPr>
          </w:p>
        </w:tc>
      </w:tr>
    </w:tbl>
    <w:p w14:paraId="7A8566C3" w14:textId="6331D8E0" w:rsidR="0062469D" w:rsidRPr="00FC5784" w:rsidDel="00B23BD9" w:rsidRDefault="0062469D">
      <w:pPr>
        <w:spacing w:after="0" w:line="240" w:lineRule="auto"/>
        <w:jc w:val="center"/>
        <w:rPr>
          <w:del w:id="804" w:author="User" w:date="2020-01-21T17:15:00Z"/>
          <w:rFonts w:ascii="Ebrima" w:hAnsi="Ebrima"/>
          <w:i/>
          <w:sz w:val="20"/>
          <w:szCs w:val="20"/>
        </w:rPr>
        <w:pPrChange w:id="805" w:author="User" w:date="2020-01-21T17:15:00Z">
          <w:pPr>
            <w:pStyle w:val="NoSpacing"/>
          </w:pPr>
        </w:pPrChange>
      </w:pPr>
      <w:del w:id="806" w:author="User" w:date="2020-01-21T17:15:00Z">
        <w:r w:rsidDel="00B23BD9">
          <w:rPr>
            <w:rFonts w:ascii="Ebrima" w:hAnsi="Ebrima"/>
            <w:i/>
            <w:sz w:val="20"/>
            <w:szCs w:val="20"/>
          </w:rPr>
          <w:delText>(You may photocopy the reply form for each department that will participate in your agency.)</w:delText>
        </w:r>
      </w:del>
    </w:p>
    <w:p w14:paraId="6AC44A69" w14:textId="0A59F02E" w:rsidR="0062469D" w:rsidRPr="00A944AC" w:rsidDel="00B23BD9" w:rsidRDefault="0062469D">
      <w:pPr>
        <w:spacing w:after="0" w:line="240" w:lineRule="auto"/>
        <w:jc w:val="center"/>
        <w:rPr>
          <w:del w:id="807" w:author="User" w:date="2020-01-21T17:15:00Z"/>
          <w:rFonts w:ascii="Ebrima" w:hAnsi="Ebrima"/>
        </w:rPr>
        <w:pPrChange w:id="808" w:author="User" w:date="2020-01-21T17:15:00Z">
          <w:pPr>
            <w:pStyle w:val="NoSpacing"/>
          </w:pPr>
        </w:pPrChange>
      </w:pPr>
    </w:p>
    <w:p w14:paraId="6A012FCF" w14:textId="375FD048" w:rsidR="0062469D" w:rsidDel="00B23BD9" w:rsidRDefault="0062469D">
      <w:pPr>
        <w:spacing w:after="0" w:line="240" w:lineRule="auto"/>
        <w:jc w:val="center"/>
        <w:rPr>
          <w:del w:id="809" w:author="User" w:date="2020-01-21T17:15:00Z"/>
          <w:rFonts w:ascii="Ebrima" w:hAnsi="Ebrima"/>
        </w:rPr>
        <w:pPrChange w:id="810" w:author="User" w:date="2020-01-21T17:15:00Z">
          <w:pPr>
            <w:pStyle w:val="NoSpacing"/>
          </w:pPr>
        </w:pPrChan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2089"/>
        <w:gridCol w:w="1833"/>
        <w:gridCol w:w="3014"/>
      </w:tblGrid>
      <w:tr w:rsidR="0062469D" w:rsidDel="00B23BD9" w14:paraId="68B486A3" w14:textId="48EFC99B" w:rsidTr="00AC3910">
        <w:trPr>
          <w:del w:id="811" w:author="User" w:date="2020-01-21T17:15:00Z"/>
        </w:trPr>
        <w:tc>
          <w:tcPr>
            <w:tcW w:w="9918" w:type="dxa"/>
            <w:gridSpan w:val="4"/>
          </w:tcPr>
          <w:p w14:paraId="4A94012C" w14:textId="5858D6C0" w:rsidR="0062469D" w:rsidDel="00B23BD9" w:rsidRDefault="0062469D">
            <w:pPr>
              <w:spacing w:after="0" w:line="240" w:lineRule="auto"/>
              <w:jc w:val="center"/>
              <w:rPr>
                <w:del w:id="812" w:author="User" w:date="2020-01-21T17:15:00Z"/>
                <w:rFonts w:ascii="Ebrima" w:hAnsi="Ebrima"/>
                <w:b/>
              </w:rPr>
              <w:pPrChange w:id="813" w:author="User" w:date="2020-01-21T17:15:00Z">
                <w:pPr>
                  <w:pStyle w:val="NoSpacing"/>
                  <w:jc w:val="center"/>
                </w:pPr>
              </w:pPrChange>
            </w:pPr>
            <w:del w:id="814" w:author="User" w:date="2020-01-21T17:15:00Z">
              <w:r w:rsidRPr="00AB456E" w:rsidDel="00B23BD9">
                <w:rPr>
                  <w:rFonts w:ascii="Ebrima" w:hAnsi="Ebrima"/>
                  <w:b/>
                </w:rPr>
                <w:delText>PROPOSED ACTIVITIES</w:delText>
              </w:r>
            </w:del>
          </w:p>
          <w:p w14:paraId="2AFDE12F" w14:textId="63337A82" w:rsidR="0062469D" w:rsidRPr="00AB456E" w:rsidDel="00B23BD9" w:rsidRDefault="0062469D">
            <w:pPr>
              <w:spacing w:after="0" w:line="240" w:lineRule="auto"/>
              <w:jc w:val="center"/>
              <w:rPr>
                <w:del w:id="815" w:author="User" w:date="2020-01-21T17:15:00Z"/>
                <w:rFonts w:ascii="Ebrima" w:hAnsi="Ebrima"/>
                <w:b/>
              </w:rPr>
              <w:pPrChange w:id="816" w:author="User" w:date="2020-01-21T17:15:00Z">
                <w:pPr>
                  <w:pStyle w:val="NoSpacing"/>
                  <w:jc w:val="center"/>
                </w:pPr>
              </w:pPrChange>
            </w:pPr>
          </w:p>
        </w:tc>
      </w:tr>
      <w:tr w:rsidR="0062469D" w:rsidDel="00B23BD9" w14:paraId="676BDA74" w14:textId="2159A589" w:rsidTr="00AC3910">
        <w:trPr>
          <w:del w:id="817" w:author="User" w:date="2020-01-21T17:15:00Z"/>
        </w:trPr>
        <w:tc>
          <w:tcPr>
            <w:tcW w:w="2065" w:type="dxa"/>
            <w:shd w:val="clear" w:color="auto" w:fill="auto"/>
          </w:tcPr>
          <w:p w14:paraId="709E0EC0" w14:textId="17D1F5D2" w:rsidR="0062469D" w:rsidRPr="00AB456E" w:rsidDel="00B23BD9" w:rsidRDefault="0062469D">
            <w:pPr>
              <w:spacing w:after="0" w:line="240" w:lineRule="auto"/>
              <w:jc w:val="center"/>
              <w:rPr>
                <w:del w:id="818" w:author="User" w:date="2020-01-21T17:15:00Z"/>
                <w:rFonts w:ascii="Ebrima" w:hAnsi="Ebrima"/>
                <w:b/>
              </w:rPr>
              <w:pPrChange w:id="819" w:author="User" w:date="2020-01-21T17:15:00Z">
                <w:pPr>
                  <w:pStyle w:val="NoSpacing"/>
                  <w:jc w:val="center"/>
                </w:pPr>
              </w:pPrChange>
            </w:pPr>
            <w:del w:id="820" w:author="User" w:date="2020-01-21T17:15:00Z">
              <w:r w:rsidRPr="00AB456E" w:rsidDel="00B23BD9">
                <w:rPr>
                  <w:rFonts w:ascii="Ebrima" w:hAnsi="Ebrima"/>
                  <w:b/>
                </w:rPr>
                <w:delText>Day Number</w:delText>
              </w:r>
            </w:del>
          </w:p>
        </w:tc>
        <w:tc>
          <w:tcPr>
            <w:tcW w:w="2363" w:type="dxa"/>
          </w:tcPr>
          <w:p w14:paraId="7AA8DF65" w14:textId="209E979D" w:rsidR="0062469D" w:rsidRPr="00AB456E" w:rsidDel="00B23BD9" w:rsidRDefault="0062469D">
            <w:pPr>
              <w:spacing w:after="0" w:line="240" w:lineRule="auto"/>
              <w:jc w:val="center"/>
              <w:rPr>
                <w:del w:id="821" w:author="User" w:date="2020-01-21T17:15:00Z"/>
                <w:rFonts w:ascii="Ebrima" w:hAnsi="Ebrima"/>
                <w:b/>
              </w:rPr>
              <w:pPrChange w:id="822" w:author="User" w:date="2020-01-21T17:15:00Z">
                <w:pPr>
                  <w:pStyle w:val="NoSpacing"/>
                  <w:jc w:val="center"/>
                </w:pPr>
              </w:pPrChange>
            </w:pPr>
            <w:del w:id="823" w:author="User" w:date="2020-01-21T17:15:00Z">
              <w:r w:rsidRPr="00AB456E" w:rsidDel="00B23BD9">
                <w:rPr>
                  <w:rFonts w:ascii="Ebrima" w:hAnsi="Ebrima"/>
                  <w:b/>
                </w:rPr>
                <w:delText>Planned Activities</w:delText>
              </w:r>
              <w:r w:rsidDel="00B23BD9">
                <w:rPr>
                  <w:rFonts w:ascii="Ebrima" w:hAnsi="Ebrima"/>
                  <w:b/>
                </w:rPr>
                <w:delText xml:space="preserve"> </w:delText>
              </w:r>
            </w:del>
          </w:p>
        </w:tc>
        <w:tc>
          <w:tcPr>
            <w:tcW w:w="2160" w:type="dxa"/>
            <w:shd w:val="clear" w:color="auto" w:fill="auto"/>
          </w:tcPr>
          <w:p w14:paraId="3B8F2B70" w14:textId="36E1865A" w:rsidR="0062469D" w:rsidRPr="00AB456E" w:rsidDel="00B23BD9" w:rsidRDefault="0062469D">
            <w:pPr>
              <w:spacing w:after="0" w:line="240" w:lineRule="auto"/>
              <w:jc w:val="center"/>
              <w:rPr>
                <w:del w:id="824" w:author="User" w:date="2020-01-21T17:15:00Z"/>
                <w:rFonts w:ascii="Ebrima" w:hAnsi="Ebrima"/>
                <w:b/>
              </w:rPr>
              <w:pPrChange w:id="825" w:author="User" w:date="2020-01-21T17:15:00Z">
                <w:pPr>
                  <w:pStyle w:val="NoSpacing"/>
                  <w:jc w:val="center"/>
                </w:pPr>
              </w:pPrChange>
            </w:pPr>
            <w:del w:id="826" w:author="User" w:date="2020-01-21T17:15:00Z">
              <w:r w:rsidDel="00B23BD9">
                <w:rPr>
                  <w:rFonts w:ascii="Ebrima" w:hAnsi="Ebrima"/>
                  <w:b/>
                </w:rPr>
                <w:delText>No of Hour</w:delText>
              </w:r>
            </w:del>
          </w:p>
        </w:tc>
        <w:tc>
          <w:tcPr>
            <w:tcW w:w="3330" w:type="dxa"/>
            <w:shd w:val="clear" w:color="auto" w:fill="auto"/>
          </w:tcPr>
          <w:p w14:paraId="7E824A5D" w14:textId="6CA21702" w:rsidR="0062469D" w:rsidRPr="00AB456E" w:rsidDel="00B23BD9" w:rsidRDefault="0062469D">
            <w:pPr>
              <w:spacing w:after="0" w:line="240" w:lineRule="auto"/>
              <w:jc w:val="center"/>
              <w:rPr>
                <w:del w:id="827" w:author="User" w:date="2020-01-21T17:15:00Z"/>
                <w:rFonts w:ascii="Ebrima" w:hAnsi="Ebrima"/>
                <w:b/>
              </w:rPr>
              <w:pPrChange w:id="828" w:author="User" w:date="2020-01-21T17:15:00Z">
                <w:pPr>
                  <w:pStyle w:val="NoSpacing"/>
                  <w:jc w:val="center"/>
                </w:pPr>
              </w:pPrChange>
            </w:pPr>
            <w:del w:id="829" w:author="User" w:date="2020-01-21T17:15:00Z">
              <w:r w:rsidRPr="00FC5784" w:rsidDel="00B23BD9">
                <w:rPr>
                  <w:rFonts w:ascii="Ebrima" w:hAnsi="Ebrima"/>
                  <w:b/>
                </w:rPr>
                <w:delText>Expected Output/Learning Outcomes</w:delText>
              </w:r>
            </w:del>
          </w:p>
        </w:tc>
      </w:tr>
      <w:tr w:rsidR="0062469D" w:rsidDel="00B23BD9" w14:paraId="448A0F1D" w14:textId="7105449E" w:rsidTr="00AC3910">
        <w:trPr>
          <w:del w:id="830" w:author="User" w:date="2020-01-21T17:15:00Z"/>
        </w:trPr>
        <w:tc>
          <w:tcPr>
            <w:tcW w:w="2065" w:type="dxa"/>
            <w:shd w:val="clear" w:color="auto" w:fill="auto"/>
          </w:tcPr>
          <w:p w14:paraId="2FA879F8" w14:textId="07302B5A" w:rsidR="0062469D" w:rsidRPr="00EE0AC3" w:rsidDel="00B23BD9" w:rsidRDefault="0062469D">
            <w:pPr>
              <w:spacing w:after="0" w:line="240" w:lineRule="auto"/>
              <w:jc w:val="center"/>
              <w:rPr>
                <w:del w:id="831" w:author="User" w:date="2020-01-21T17:15:00Z"/>
              </w:rPr>
              <w:pPrChange w:id="832" w:author="User" w:date="2020-01-21T17:15:00Z">
                <w:pPr>
                  <w:pStyle w:val="NoSpacing"/>
                  <w:ind w:left="-113"/>
                  <w:jc w:val="center"/>
                </w:pPr>
              </w:pPrChange>
            </w:pPr>
          </w:p>
          <w:p w14:paraId="6D5BF329" w14:textId="1E05D6A7" w:rsidR="0062469D" w:rsidRPr="00EE0AC3" w:rsidDel="00B23BD9" w:rsidRDefault="0062469D">
            <w:pPr>
              <w:spacing w:after="0" w:line="240" w:lineRule="auto"/>
              <w:jc w:val="center"/>
              <w:rPr>
                <w:del w:id="833" w:author="User" w:date="2020-01-21T17:15:00Z"/>
              </w:rPr>
              <w:pPrChange w:id="834" w:author="User" w:date="2020-01-21T17:15:00Z">
                <w:pPr>
                  <w:pStyle w:val="NoSpacing"/>
                  <w:ind w:left="-113"/>
                  <w:jc w:val="center"/>
                </w:pPr>
              </w:pPrChange>
            </w:pPr>
            <w:del w:id="835" w:author="User" w:date="2020-01-21T17:15:00Z">
              <w:r w:rsidRPr="00EE0AC3" w:rsidDel="00B23BD9">
                <w:delText>Day 1 –</w:delText>
              </w:r>
            </w:del>
          </w:p>
          <w:p w14:paraId="7B8C6473" w14:textId="6F3C888B" w:rsidR="0062469D" w:rsidRPr="00E5417C" w:rsidDel="00B23BD9" w:rsidRDefault="0062469D">
            <w:pPr>
              <w:spacing w:after="0" w:line="240" w:lineRule="auto"/>
              <w:jc w:val="center"/>
              <w:rPr>
                <w:del w:id="836" w:author="User" w:date="2020-01-21T17:15:00Z"/>
                <w:b/>
              </w:rPr>
              <w:pPrChange w:id="837" w:author="User" w:date="2020-01-21T17:15:00Z">
                <w:pPr>
                  <w:pStyle w:val="NoSpacing"/>
                  <w:ind w:left="-113"/>
                  <w:jc w:val="center"/>
                </w:pPr>
              </w:pPrChange>
            </w:pPr>
            <w:del w:id="838" w:author="User" w:date="2020-01-21T17:15:00Z">
              <w:r w:rsidRPr="00E5417C" w:rsidDel="00B23BD9">
                <w:rPr>
                  <w:b/>
                </w:rPr>
                <w:delText>Pre-I</w:delText>
              </w:r>
              <w:r w:rsidDel="00B23BD9">
                <w:rPr>
                  <w:b/>
                </w:rPr>
                <w:delText>mmersion</w:delText>
              </w:r>
              <w:r w:rsidRPr="00E5417C" w:rsidDel="00B23BD9">
                <w:rPr>
                  <w:b/>
                </w:rPr>
                <w:delText xml:space="preserve"> Day</w:delText>
              </w:r>
            </w:del>
          </w:p>
        </w:tc>
        <w:tc>
          <w:tcPr>
            <w:tcW w:w="2363" w:type="dxa"/>
          </w:tcPr>
          <w:p w14:paraId="53F69A05" w14:textId="004F2480" w:rsidR="0062469D" w:rsidRPr="00AB456E" w:rsidDel="00B23BD9" w:rsidRDefault="0062469D">
            <w:pPr>
              <w:spacing w:after="0" w:line="240" w:lineRule="auto"/>
              <w:jc w:val="center"/>
              <w:rPr>
                <w:del w:id="839" w:author="User" w:date="2020-01-21T17:15:00Z"/>
                <w:rFonts w:ascii="Ebrima" w:hAnsi="Ebrima"/>
              </w:rPr>
              <w:pPrChange w:id="840" w:author="User" w:date="2020-01-21T17:15:00Z">
                <w:pPr>
                  <w:pStyle w:val="NoSpacing"/>
                </w:pPr>
              </w:pPrChange>
            </w:pPr>
          </w:p>
        </w:tc>
        <w:tc>
          <w:tcPr>
            <w:tcW w:w="2160" w:type="dxa"/>
            <w:shd w:val="clear" w:color="auto" w:fill="auto"/>
          </w:tcPr>
          <w:p w14:paraId="367F909A" w14:textId="7737FA78" w:rsidR="0062469D" w:rsidRPr="00AB456E" w:rsidDel="00B23BD9" w:rsidRDefault="0062469D">
            <w:pPr>
              <w:spacing w:after="0" w:line="240" w:lineRule="auto"/>
              <w:jc w:val="center"/>
              <w:rPr>
                <w:del w:id="841" w:author="User" w:date="2020-01-21T17:15:00Z"/>
                <w:rFonts w:ascii="Ebrima" w:hAnsi="Ebrima"/>
              </w:rPr>
              <w:pPrChange w:id="842" w:author="User" w:date="2020-01-21T17:15:00Z">
                <w:pPr>
                  <w:pStyle w:val="NoSpacing"/>
                </w:pPr>
              </w:pPrChange>
            </w:pPr>
          </w:p>
          <w:p w14:paraId="56DB352B" w14:textId="3990C1BC" w:rsidR="0062469D" w:rsidRPr="00AB456E" w:rsidDel="00B23BD9" w:rsidRDefault="0062469D">
            <w:pPr>
              <w:spacing w:after="0" w:line="240" w:lineRule="auto"/>
              <w:jc w:val="center"/>
              <w:rPr>
                <w:del w:id="843" w:author="User" w:date="2020-01-21T17:15:00Z"/>
                <w:rFonts w:ascii="Ebrima" w:hAnsi="Ebrima"/>
              </w:rPr>
              <w:pPrChange w:id="844" w:author="User" w:date="2020-01-21T17:15:00Z">
                <w:pPr>
                  <w:pStyle w:val="NoSpacing"/>
                </w:pPr>
              </w:pPrChange>
            </w:pPr>
          </w:p>
          <w:p w14:paraId="32938891" w14:textId="01651FFE" w:rsidR="0062469D" w:rsidRPr="00AB456E" w:rsidDel="00B23BD9" w:rsidRDefault="0062469D">
            <w:pPr>
              <w:spacing w:after="0" w:line="240" w:lineRule="auto"/>
              <w:jc w:val="center"/>
              <w:rPr>
                <w:del w:id="845" w:author="User" w:date="2020-01-21T17:15:00Z"/>
                <w:rFonts w:ascii="Ebrima" w:hAnsi="Ebrima"/>
              </w:rPr>
              <w:pPrChange w:id="846" w:author="User" w:date="2020-01-21T17:15:00Z">
                <w:pPr>
                  <w:pStyle w:val="NoSpacing"/>
                </w:pPr>
              </w:pPrChange>
            </w:pPr>
          </w:p>
          <w:p w14:paraId="60EAE343" w14:textId="1F890CD2" w:rsidR="0062469D" w:rsidDel="00B23BD9" w:rsidRDefault="0062469D">
            <w:pPr>
              <w:spacing w:after="0" w:line="240" w:lineRule="auto"/>
              <w:jc w:val="center"/>
              <w:rPr>
                <w:del w:id="847" w:author="User" w:date="2020-01-21T17:15:00Z"/>
                <w:rFonts w:ascii="Ebrima" w:hAnsi="Ebrima"/>
              </w:rPr>
              <w:pPrChange w:id="848" w:author="User" w:date="2020-01-21T17:15:00Z">
                <w:pPr>
                  <w:pStyle w:val="NoSpacing"/>
                </w:pPr>
              </w:pPrChange>
            </w:pPr>
          </w:p>
          <w:p w14:paraId="2E1D7136" w14:textId="67BD9AF2" w:rsidR="0062469D" w:rsidDel="00B23BD9" w:rsidRDefault="0062469D">
            <w:pPr>
              <w:spacing w:after="0" w:line="240" w:lineRule="auto"/>
              <w:jc w:val="center"/>
              <w:rPr>
                <w:del w:id="849" w:author="User" w:date="2020-01-21T17:15:00Z"/>
                <w:rFonts w:ascii="Ebrima" w:hAnsi="Ebrima"/>
              </w:rPr>
              <w:pPrChange w:id="850" w:author="User" w:date="2020-01-21T17:15:00Z">
                <w:pPr>
                  <w:pStyle w:val="NoSpacing"/>
                </w:pPr>
              </w:pPrChange>
            </w:pPr>
          </w:p>
          <w:p w14:paraId="3A8CDF5D" w14:textId="6FEE2644" w:rsidR="0062469D" w:rsidRPr="00AB456E" w:rsidDel="00B23BD9" w:rsidRDefault="0062469D">
            <w:pPr>
              <w:spacing w:after="0" w:line="240" w:lineRule="auto"/>
              <w:jc w:val="center"/>
              <w:rPr>
                <w:del w:id="851" w:author="User" w:date="2020-01-21T17:15:00Z"/>
                <w:rFonts w:ascii="Ebrima" w:hAnsi="Ebrima"/>
              </w:rPr>
              <w:pPrChange w:id="852" w:author="User" w:date="2020-01-21T17:15:00Z">
                <w:pPr>
                  <w:pStyle w:val="NoSpacing"/>
                </w:pPr>
              </w:pPrChange>
            </w:pPr>
          </w:p>
        </w:tc>
        <w:tc>
          <w:tcPr>
            <w:tcW w:w="3330" w:type="dxa"/>
            <w:shd w:val="clear" w:color="auto" w:fill="auto"/>
          </w:tcPr>
          <w:p w14:paraId="4961B5D9" w14:textId="1E3EF9E3" w:rsidR="0062469D" w:rsidRPr="00AB456E" w:rsidDel="00B23BD9" w:rsidRDefault="0062469D">
            <w:pPr>
              <w:spacing w:after="0" w:line="240" w:lineRule="auto"/>
              <w:jc w:val="center"/>
              <w:rPr>
                <w:del w:id="853" w:author="User" w:date="2020-01-21T17:15:00Z"/>
                <w:rFonts w:ascii="Ebrima" w:hAnsi="Ebrima"/>
              </w:rPr>
              <w:pPrChange w:id="854" w:author="User" w:date="2020-01-21T17:15:00Z">
                <w:pPr>
                  <w:pStyle w:val="NoSpacing"/>
                </w:pPr>
              </w:pPrChange>
            </w:pPr>
          </w:p>
        </w:tc>
      </w:tr>
      <w:tr w:rsidR="0062469D" w:rsidDel="00B23BD9" w14:paraId="3FC89023" w14:textId="5D750382" w:rsidTr="00AC3910">
        <w:trPr>
          <w:trHeight w:val="1187"/>
          <w:del w:id="855" w:author="User" w:date="2020-01-21T17:15:00Z"/>
        </w:trPr>
        <w:tc>
          <w:tcPr>
            <w:tcW w:w="2065" w:type="dxa"/>
            <w:shd w:val="clear" w:color="auto" w:fill="auto"/>
          </w:tcPr>
          <w:p w14:paraId="7F7297BC" w14:textId="7226425A" w:rsidR="0062469D" w:rsidRPr="00EE0AC3" w:rsidDel="00B23BD9" w:rsidRDefault="0062469D">
            <w:pPr>
              <w:spacing w:after="0" w:line="240" w:lineRule="auto"/>
              <w:jc w:val="center"/>
              <w:rPr>
                <w:del w:id="856" w:author="User" w:date="2020-01-21T17:15:00Z"/>
              </w:rPr>
              <w:pPrChange w:id="857" w:author="User" w:date="2020-01-21T17:15:00Z">
                <w:pPr>
                  <w:pStyle w:val="NoSpacing"/>
                  <w:ind w:left="-113"/>
                </w:pPr>
              </w:pPrChange>
            </w:pPr>
          </w:p>
          <w:p w14:paraId="6A33FD15" w14:textId="7F3F2432" w:rsidR="0062469D" w:rsidRPr="00EE0AC3" w:rsidDel="00B23BD9" w:rsidRDefault="0062469D">
            <w:pPr>
              <w:spacing w:after="0" w:line="240" w:lineRule="auto"/>
              <w:jc w:val="center"/>
              <w:rPr>
                <w:del w:id="858" w:author="User" w:date="2020-01-21T17:15:00Z"/>
              </w:rPr>
              <w:pPrChange w:id="859" w:author="User" w:date="2020-01-21T17:15:00Z">
                <w:pPr>
                  <w:pStyle w:val="NoSpacing"/>
                  <w:ind w:left="-113"/>
                  <w:jc w:val="center"/>
                </w:pPr>
              </w:pPrChange>
            </w:pPr>
            <w:del w:id="860" w:author="User" w:date="2020-01-21T17:15:00Z">
              <w:r w:rsidRPr="00EE0AC3" w:rsidDel="00B23BD9">
                <w:delText>Day 2-Day 5</w:delText>
              </w:r>
            </w:del>
          </w:p>
          <w:p w14:paraId="6780FD25" w14:textId="5C0F2CFF" w:rsidR="0062469D" w:rsidRPr="00EE0AC3" w:rsidDel="00B23BD9" w:rsidRDefault="0062469D">
            <w:pPr>
              <w:spacing w:after="0" w:line="240" w:lineRule="auto"/>
              <w:jc w:val="center"/>
              <w:rPr>
                <w:del w:id="861" w:author="User" w:date="2020-01-21T17:15:00Z"/>
              </w:rPr>
              <w:pPrChange w:id="862" w:author="User" w:date="2020-01-21T17:15:00Z">
                <w:pPr>
                  <w:pStyle w:val="NoSpacing"/>
                  <w:ind w:left="-113"/>
                  <w:jc w:val="center"/>
                </w:pPr>
              </w:pPrChange>
            </w:pPr>
            <w:del w:id="863" w:author="User" w:date="2020-01-21T17:15:00Z">
              <w:r w:rsidRPr="00EE0AC3" w:rsidDel="00B23BD9">
                <w:delText>(First Week)</w:delText>
              </w:r>
            </w:del>
          </w:p>
          <w:p w14:paraId="5A7C7192" w14:textId="4D3E2B45" w:rsidR="0062469D" w:rsidRPr="00EE0AC3" w:rsidDel="00B23BD9" w:rsidRDefault="0062469D">
            <w:pPr>
              <w:spacing w:after="0" w:line="240" w:lineRule="auto"/>
              <w:jc w:val="center"/>
              <w:rPr>
                <w:del w:id="864" w:author="User" w:date="2020-01-21T17:15:00Z"/>
              </w:rPr>
              <w:pPrChange w:id="865" w:author="User" w:date="2020-01-21T17:15:00Z">
                <w:pPr>
                  <w:pStyle w:val="NoSpacing"/>
                  <w:ind w:left="-113"/>
                </w:pPr>
              </w:pPrChange>
            </w:pPr>
          </w:p>
        </w:tc>
        <w:tc>
          <w:tcPr>
            <w:tcW w:w="2363" w:type="dxa"/>
          </w:tcPr>
          <w:p w14:paraId="731DD4EA" w14:textId="650EE0D6" w:rsidR="0062469D" w:rsidRPr="00AB456E" w:rsidDel="00B23BD9" w:rsidRDefault="0062469D">
            <w:pPr>
              <w:spacing w:after="0" w:line="240" w:lineRule="auto"/>
              <w:jc w:val="center"/>
              <w:rPr>
                <w:del w:id="866" w:author="User" w:date="2020-01-21T17:15:00Z"/>
                <w:rFonts w:ascii="Ebrima" w:hAnsi="Ebrima"/>
              </w:rPr>
              <w:pPrChange w:id="867" w:author="User" w:date="2020-01-21T17:15:00Z">
                <w:pPr>
                  <w:pStyle w:val="NoSpacing"/>
                </w:pPr>
              </w:pPrChange>
            </w:pPr>
          </w:p>
        </w:tc>
        <w:tc>
          <w:tcPr>
            <w:tcW w:w="2160" w:type="dxa"/>
            <w:shd w:val="clear" w:color="auto" w:fill="auto"/>
          </w:tcPr>
          <w:p w14:paraId="5A7DFDE8" w14:textId="06D46BBB" w:rsidR="0062469D" w:rsidRPr="00AB456E" w:rsidDel="00B23BD9" w:rsidRDefault="0062469D">
            <w:pPr>
              <w:spacing w:after="0" w:line="240" w:lineRule="auto"/>
              <w:jc w:val="center"/>
              <w:rPr>
                <w:del w:id="868" w:author="User" w:date="2020-01-21T17:15:00Z"/>
                <w:rFonts w:ascii="Ebrima" w:hAnsi="Ebrima"/>
              </w:rPr>
              <w:pPrChange w:id="869" w:author="User" w:date="2020-01-21T17:15:00Z">
                <w:pPr>
                  <w:pStyle w:val="NoSpacing"/>
                </w:pPr>
              </w:pPrChange>
            </w:pPr>
          </w:p>
          <w:p w14:paraId="2E829283" w14:textId="1E358D53" w:rsidR="0062469D" w:rsidRPr="00AB456E" w:rsidDel="00B23BD9" w:rsidRDefault="0062469D">
            <w:pPr>
              <w:spacing w:after="0" w:line="240" w:lineRule="auto"/>
              <w:jc w:val="center"/>
              <w:rPr>
                <w:del w:id="870" w:author="User" w:date="2020-01-21T17:15:00Z"/>
                <w:rFonts w:ascii="Ebrima" w:hAnsi="Ebrima"/>
              </w:rPr>
              <w:pPrChange w:id="871" w:author="User" w:date="2020-01-21T17:15:00Z">
                <w:pPr>
                  <w:pStyle w:val="NoSpacing"/>
                </w:pPr>
              </w:pPrChange>
            </w:pPr>
          </w:p>
          <w:p w14:paraId="623B6E46" w14:textId="077B58F6" w:rsidR="0062469D" w:rsidRPr="00AB456E" w:rsidDel="00B23BD9" w:rsidRDefault="0062469D">
            <w:pPr>
              <w:spacing w:after="0" w:line="240" w:lineRule="auto"/>
              <w:jc w:val="center"/>
              <w:rPr>
                <w:del w:id="872" w:author="User" w:date="2020-01-21T17:15:00Z"/>
                <w:rFonts w:ascii="Ebrima" w:hAnsi="Ebrima"/>
              </w:rPr>
              <w:pPrChange w:id="873" w:author="User" w:date="2020-01-21T17:15:00Z">
                <w:pPr>
                  <w:pStyle w:val="NoSpacing"/>
                </w:pPr>
              </w:pPrChange>
            </w:pPr>
          </w:p>
          <w:p w14:paraId="1D026699" w14:textId="22108480" w:rsidR="0062469D" w:rsidDel="00B23BD9" w:rsidRDefault="0062469D">
            <w:pPr>
              <w:spacing w:after="0" w:line="240" w:lineRule="auto"/>
              <w:jc w:val="center"/>
              <w:rPr>
                <w:del w:id="874" w:author="User" w:date="2020-01-21T17:15:00Z"/>
                <w:rFonts w:ascii="Ebrima" w:hAnsi="Ebrima"/>
              </w:rPr>
              <w:pPrChange w:id="875" w:author="User" w:date="2020-01-21T17:15:00Z">
                <w:pPr>
                  <w:pStyle w:val="NoSpacing"/>
                </w:pPr>
              </w:pPrChange>
            </w:pPr>
          </w:p>
          <w:p w14:paraId="0026B608" w14:textId="6EB7DFA4" w:rsidR="0062469D" w:rsidDel="00B23BD9" w:rsidRDefault="0062469D">
            <w:pPr>
              <w:spacing w:after="0" w:line="240" w:lineRule="auto"/>
              <w:jc w:val="center"/>
              <w:rPr>
                <w:del w:id="876" w:author="User" w:date="2020-01-21T17:15:00Z"/>
                <w:rFonts w:ascii="Ebrima" w:hAnsi="Ebrima"/>
              </w:rPr>
              <w:pPrChange w:id="877" w:author="User" w:date="2020-01-21T17:15:00Z">
                <w:pPr>
                  <w:pStyle w:val="NoSpacing"/>
                </w:pPr>
              </w:pPrChange>
            </w:pPr>
          </w:p>
          <w:p w14:paraId="6821F817" w14:textId="1F0B78D0" w:rsidR="0062469D" w:rsidRPr="00AB456E" w:rsidDel="00B23BD9" w:rsidRDefault="0062469D">
            <w:pPr>
              <w:spacing w:after="0" w:line="240" w:lineRule="auto"/>
              <w:jc w:val="center"/>
              <w:rPr>
                <w:del w:id="878" w:author="User" w:date="2020-01-21T17:15:00Z"/>
                <w:rFonts w:ascii="Ebrima" w:hAnsi="Ebrima"/>
              </w:rPr>
              <w:pPrChange w:id="879" w:author="User" w:date="2020-01-21T17:15:00Z">
                <w:pPr>
                  <w:pStyle w:val="NoSpacing"/>
                </w:pPr>
              </w:pPrChange>
            </w:pPr>
          </w:p>
        </w:tc>
        <w:tc>
          <w:tcPr>
            <w:tcW w:w="3330" w:type="dxa"/>
            <w:shd w:val="clear" w:color="auto" w:fill="auto"/>
          </w:tcPr>
          <w:p w14:paraId="7A378A7B" w14:textId="16267C23" w:rsidR="0062469D" w:rsidRPr="00AB456E" w:rsidDel="00B23BD9" w:rsidRDefault="0062469D">
            <w:pPr>
              <w:spacing w:after="0" w:line="240" w:lineRule="auto"/>
              <w:jc w:val="center"/>
              <w:rPr>
                <w:del w:id="880" w:author="User" w:date="2020-01-21T17:15:00Z"/>
                <w:rFonts w:ascii="Ebrima" w:hAnsi="Ebrima"/>
              </w:rPr>
              <w:pPrChange w:id="881" w:author="User" w:date="2020-01-21T17:15:00Z">
                <w:pPr>
                  <w:pStyle w:val="NoSpacing"/>
                </w:pPr>
              </w:pPrChange>
            </w:pPr>
          </w:p>
        </w:tc>
      </w:tr>
      <w:tr w:rsidR="0062469D" w:rsidDel="00B23BD9" w14:paraId="5FBC6796" w14:textId="5CD8AB04" w:rsidTr="00AC3910">
        <w:trPr>
          <w:trHeight w:val="1313"/>
          <w:del w:id="882" w:author="User" w:date="2020-01-21T17:15:00Z"/>
        </w:trPr>
        <w:tc>
          <w:tcPr>
            <w:tcW w:w="2065" w:type="dxa"/>
            <w:shd w:val="clear" w:color="auto" w:fill="auto"/>
          </w:tcPr>
          <w:p w14:paraId="0C4E6782" w14:textId="6D14864A" w:rsidR="0062469D" w:rsidRPr="00AB456E" w:rsidDel="00B23BD9" w:rsidRDefault="0062469D">
            <w:pPr>
              <w:spacing w:after="0" w:line="240" w:lineRule="auto"/>
              <w:jc w:val="center"/>
              <w:rPr>
                <w:del w:id="883" w:author="User" w:date="2020-01-21T17:15:00Z"/>
                <w:rFonts w:ascii="Ebrima" w:hAnsi="Ebrima"/>
              </w:rPr>
              <w:pPrChange w:id="884" w:author="User" w:date="2020-01-21T17:15:00Z">
                <w:pPr>
                  <w:pStyle w:val="NoSpacing"/>
                  <w:ind w:left="-113"/>
                </w:pPr>
              </w:pPrChange>
            </w:pPr>
          </w:p>
          <w:p w14:paraId="36E5A312" w14:textId="4899B8F4" w:rsidR="0062469D" w:rsidRPr="002A4B3A" w:rsidDel="00B23BD9" w:rsidRDefault="0062469D">
            <w:pPr>
              <w:spacing w:after="0" w:line="240" w:lineRule="auto"/>
              <w:jc w:val="center"/>
              <w:rPr>
                <w:del w:id="885" w:author="User" w:date="2020-01-21T17:15:00Z"/>
              </w:rPr>
              <w:pPrChange w:id="886" w:author="User" w:date="2020-01-21T17:15:00Z">
                <w:pPr>
                  <w:pStyle w:val="NoSpacing"/>
                  <w:ind w:left="-113"/>
                  <w:jc w:val="center"/>
                </w:pPr>
              </w:pPrChange>
            </w:pPr>
            <w:del w:id="887" w:author="User" w:date="2020-01-21T17:15:00Z">
              <w:r w:rsidRPr="002A4B3A" w:rsidDel="00B23BD9">
                <w:delText>Day 6-Day 10</w:delText>
              </w:r>
            </w:del>
          </w:p>
          <w:p w14:paraId="22ADAFE6" w14:textId="1801D2BA" w:rsidR="0062469D" w:rsidRPr="00E377FA" w:rsidDel="00B23BD9" w:rsidRDefault="0062469D">
            <w:pPr>
              <w:spacing w:after="0" w:line="240" w:lineRule="auto"/>
              <w:jc w:val="center"/>
              <w:rPr>
                <w:del w:id="888" w:author="User" w:date="2020-01-21T17:15:00Z"/>
              </w:rPr>
              <w:pPrChange w:id="889" w:author="User" w:date="2020-01-21T17:15:00Z">
                <w:pPr>
                  <w:pStyle w:val="NoSpacing"/>
                  <w:ind w:left="-113"/>
                  <w:jc w:val="center"/>
                </w:pPr>
              </w:pPrChange>
            </w:pPr>
            <w:del w:id="890" w:author="User" w:date="2020-01-21T17:15:00Z">
              <w:r w:rsidRPr="002A4B3A" w:rsidDel="00B23BD9">
                <w:delText>(Second Week)</w:delText>
              </w:r>
            </w:del>
          </w:p>
        </w:tc>
        <w:tc>
          <w:tcPr>
            <w:tcW w:w="2363" w:type="dxa"/>
          </w:tcPr>
          <w:p w14:paraId="7C41D388" w14:textId="18FDF600" w:rsidR="0062469D" w:rsidRPr="00AB456E" w:rsidDel="00B23BD9" w:rsidRDefault="0062469D">
            <w:pPr>
              <w:spacing w:after="0" w:line="240" w:lineRule="auto"/>
              <w:jc w:val="center"/>
              <w:rPr>
                <w:del w:id="891" w:author="User" w:date="2020-01-21T17:15:00Z"/>
                <w:rFonts w:ascii="Ebrima" w:hAnsi="Ebrima"/>
              </w:rPr>
              <w:pPrChange w:id="892" w:author="User" w:date="2020-01-21T17:15:00Z">
                <w:pPr>
                  <w:pStyle w:val="NoSpacing"/>
                </w:pPr>
              </w:pPrChange>
            </w:pPr>
          </w:p>
        </w:tc>
        <w:tc>
          <w:tcPr>
            <w:tcW w:w="2160" w:type="dxa"/>
            <w:shd w:val="clear" w:color="auto" w:fill="auto"/>
          </w:tcPr>
          <w:p w14:paraId="045D0577" w14:textId="61D31BF7" w:rsidR="0062469D" w:rsidRPr="00AB456E" w:rsidDel="00B23BD9" w:rsidRDefault="0062469D">
            <w:pPr>
              <w:spacing w:after="0" w:line="240" w:lineRule="auto"/>
              <w:jc w:val="center"/>
              <w:rPr>
                <w:del w:id="893" w:author="User" w:date="2020-01-21T17:15:00Z"/>
                <w:rFonts w:ascii="Ebrima" w:hAnsi="Ebrima"/>
              </w:rPr>
              <w:pPrChange w:id="894" w:author="User" w:date="2020-01-21T17:15:00Z">
                <w:pPr>
                  <w:pStyle w:val="NoSpacing"/>
                </w:pPr>
              </w:pPrChange>
            </w:pPr>
          </w:p>
          <w:p w14:paraId="7FA75FD9" w14:textId="7AE4B4E2" w:rsidR="0062469D" w:rsidRPr="00AB456E" w:rsidDel="00B23BD9" w:rsidRDefault="0062469D">
            <w:pPr>
              <w:spacing w:after="0" w:line="240" w:lineRule="auto"/>
              <w:jc w:val="center"/>
              <w:rPr>
                <w:del w:id="895" w:author="User" w:date="2020-01-21T17:15:00Z"/>
                <w:rFonts w:ascii="Ebrima" w:hAnsi="Ebrima"/>
              </w:rPr>
              <w:pPrChange w:id="896" w:author="User" w:date="2020-01-21T17:15:00Z">
                <w:pPr>
                  <w:pStyle w:val="NoSpacing"/>
                </w:pPr>
              </w:pPrChange>
            </w:pPr>
          </w:p>
          <w:p w14:paraId="5314FBD2" w14:textId="32FC405B" w:rsidR="0062469D" w:rsidRPr="00AB456E" w:rsidDel="00B23BD9" w:rsidRDefault="0062469D">
            <w:pPr>
              <w:spacing w:after="0" w:line="240" w:lineRule="auto"/>
              <w:jc w:val="center"/>
              <w:rPr>
                <w:del w:id="897" w:author="User" w:date="2020-01-21T17:15:00Z"/>
                <w:rFonts w:ascii="Ebrima" w:hAnsi="Ebrima"/>
              </w:rPr>
              <w:pPrChange w:id="898" w:author="User" w:date="2020-01-21T17:15:00Z">
                <w:pPr>
                  <w:pStyle w:val="NoSpacing"/>
                </w:pPr>
              </w:pPrChange>
            </w:pPr>
          </w:p>
          <w:p w14:paraId="670D8805" w14:textId="123DBF73" w:rsidR="0062469D" w:rsidDel="00B23BD9" w:rsidRDefault="0062469D">
            <w:pPr>
              <w:spacing w:after="0" w:line="240" w:lineRule="auto"/>
              <w:jc w:val="center"/>
              <w:rPr>
                <w:del w:id="899" w:author="User" w:date="2020-01-21T17:15:00Z"/>
                <w:rFonts w:ascii="Ebrima" w:hAnsi="Ebrima"/>
              </w:rPr>
              <w:pPrChange w:id="900" w:author="User" w:date="2020-01-21T17:15:00Z">
                <w:pPr>
                  <w:pStyle w:val="NoSpacing"/>
                </w:pPr>
              </w:pPrChange>
            </w:pPr>
          </w:p>
          <w:p w14:paraId="0D2814C4" w14:textId="65E650D4" w:rsidR="0062469D" w:rsidDel="00B23BD9" w:rsidRDefault="0062469D">
            <w:pPr>
              <w:spacing w:after="0" w:line="240" w:lineRule="auto"/>
              <w:jc w:val="center"/>
              <w:rPr>
                <w:del w:id="901" w:author="User" w:date="2020-01-21T17:15:00Z"/>
                <w:rFonts w:ascii="Ebrima" w:hAnsi="Ebrima"/>
              </w:rPr>
              <w:pPrChange w:id="902" w:author="User" w:date="2020-01-21T17:15:00Z">
                <w:pPr>
                  <w:pStyle w:val="NoSpacing"/>
                </w:pPr>
              </w:pPrChange>
            </w:pPr>
          </w:p>
          <w:p w14:paraId="55B15AB9" w14:textId="4FB7BBBE" w:rsidR="0062469D" w:rsidRPr="00AB456E" w:rsidDel="00B23BD9" w:rsidRDefault="0062469D">
            <w:pPr>
              <w:spacing w:after="0" w:line="240" w:lineRule="auto"/>
              <w:jc w:val="center"/>
              <w:rPr>
                <w:del w:id="903" w:author="User" w:date="2020-01-21T17:15:00Z"/>
                <w:rFonts w:ascii="Ebrima" w:hAnsi="Ebrima"/>
              </w:rPr>
              <w:pPrChange w:id="904" w:author="User" w:date="2020-01-21T17:15:00Z">
                <w:pPr>
                  <w:pStyle w:val="NoSpacing"/>
                </w:pPr>
              </w:pPrChange>
            </w:pPr>
          </w:p>
        </w:tc>
        <w:tc>
          <w:tcPr>
            <w:tcW w:w="3330" w:type="dxa"/>
            <w:shd w:val="clear" w:color="auto" w:fill="auto"/>
          </w:tcPr>
          <w:p w14:paraId="0FF25BE7" w14:textId="56AA42FC" w:rsidR="0062469D" w:rsidRPr="00AB456E" w:rsidDel="00B23BD9" w:rsidRDefault="0062469D">
            <w:pPr>
              <w:spacing w:after="0" w:line="240" w:lineRule="auto"/>
              <w:jc w:val="center"/>
              <w:rPr>
                <w:del w:id="905" w:author="User" w:date="2020-01-21T17:15:00Z"/>
                <w:rFonts w:ascii="Ebrima" w:hAnsi="Ebrima"/>
              </w:rPr>
              <w:pPrChange w:id="906" w:author="User" w:date="2020-01-21T17:15:00Z">
                <w:pPr>
                  <w:pStyle w:val="NoSpacing"/>
                </w:pPr>
              </w:pPrChange>
            </w:pPr>
          </w:p>
        </w:tc>
      </w:tr>
      <w:tr w:rsidR="0062469D" w:rsidDel="00B23BD9" w14:paraId="141994E8" w14:textId="109AA774" w:rsidTr="00AC3910">
        <w:trPr>
          <w:trHeight w:val="1367"/>
          <w:del w:id="907" w:author="User" w:date="2020-01-21T17:15:00Z"/>
        </w:trPr>
        <w:tc>
          <w:tcPr>
            <w:tcW w:w="2065" w:type="dxa"/>
            <w:shd w:val="clear" w:color="auto" w:fill="auto"/>
          </w:tcPr>
          <w:p w14:paraId="59DEC7F2" w14:textId="7F25A0C0" w:rsidR="0062469D" w:rsidRPr="00AB456E" w:rsidDel="00B23BD9" w:rsidRDefault="0062469D">
            <w:pPr>
              <w:spacing w:after="0" w:line="240" w:lineRule="auto"/>
              <w:jc w:val="center"/>
              <w:rPr>
                <w:del w:id="908" w:author="User" w:date="2020-01-21T17:15:00Z"/>
                <w:rFonts w:ascii="Ebrima" w:hAnsi="Ebrima"/>
              </w:rPr>
              <w:pPrChange w:id="909" w:author="User" w:date="2020-01-21T17:15:00Z">
                <w:pPr>
                  <w:pStyle w:val="NoSpacing"/>
                  <w:ind w:left="-113"/>
                </w:pPr>
              </w:pPrChange>
            </w:pPr>
          </w:p>
          <w:p w14:paraId="52A982AD" w14:textId="27609DBC" w:rsidR="0062469D" w:rsidRPr="002A4B3A" w:rsidDel="00B23BD9" w:rsidRDefault="0062469D">
            <w:pPr>
              <w:spacing w:after="0" w:line="240" w:lineRule="auto"/>
              <w:jc w:val="center"/>
              <w:rPr>
                <w:del w:id="910" w:author="User" w:date="2020-01-21T17:15:00Z"/>
              </w:rPr>
              <w:pPrChange w:id="911" w:author="User" w:date="2020-01-21T17:15:00Z">
                <w:pPr>
                  <w:pStyle w:val="NoSpacing"/>
                  <w:ind w:left="-113"/>
                  <w:jc w:val="center"/>
                </w:pPr>
              </w:pPrChange>
            </w:pPr>
            <w:del w:id="912" w:author="User" w:date="2020-01-21T17:15:00Z">
              <w:r w:rsidDel="00B23BD9">
                <w:delText>Day 11-Day 14</w:delText>
              </w:r>
            </w:del>
          </w:p>
          <w:p w14:paraId="4C07190A" w14:textId="7045B308" w:rsidR="0062469D" w:rsidRPr="00FC5784" w:rsidDel="00B23BD9" w:rsidRDefault="0062469D">
            <w:pPr>
              <w:spacing w:after="0" w:line="240" w:lineRule="auto"/>
              <w:jc w:val="center"/>
              <w:rPr>
                <w:del w:id="913" w:author="User" w:date="2020-01-21T17:15:00Z"/>
              </w:rPr>
              <w:pPrChange w:id="914" w:author="User" w:date="2020-01-21T17:15:00Z">
                <w:pPr>
                  <w:pStyle w:val="NoSpacing"/>
                  <w:ind w:left="-113"/>
                  <w:jc w:val="center"/>
                </w:pPr>
              </w:pPrChange>
            </w:pPr>
            <w:del w:id="915" w:author="User" w:date="2020-01-21T17:15:00Z">
              <w:r w:rsidRPr="002A4B3A" w:rsidDel="00B23BD9">
                <w:delText>(Third Week)</w:delText>
              </w:r>
            </w:del>
          </w:p>
        </w:tc>
        <w:tc>
          <w:tcPr>
            <w:tcW w:w="2363" w:type="dxa"/>
          </w:tcPr>
          <w:p w14:paraId="47586794" w14:textId="3CF23996" w:rsidR="0062469D" w:rsidRPr="00AB456E" w:rsidDel="00B23BD9" w:rsidRDefault="0062469D">
            <w:pPr>
              <w:spacing w:after="0" w:line="240" w:lineRule="auto"/>
              <w:jc w:val="center"/>
              <w:rPr>
                <w:del w:id="916" w:author="User" w:date="2020-01-21T17:15:00Z"/>
                <w:rFonts w:ascii="Ebrima" w:hAnsi="Ebrima"/>
              </w:rPr>
              <w:pPrChange w:id="917" w:author="User" w:date="2020-01-21T17:15:00Z">
                <w:pPr>
                  <w:pStyle w:val="NoSpacing"/>
                </w:pPr>
              </w:pPrChange>
            </w:pPr>
          </w:p>
        </w:tc>
        <w:tc>
          <w:tcPr>
            <w:tcW w:w="2160" w:type="dxa"/>
            <w:shd w:val="clear" w:color="auto" w:fill="auto"/>
          </w:tcPr>
          <w:p w14:paraId="258A7587" w14:textId="3397F6C0" w:rsidR="0062469D" w:rsidRPr="00AB456E" w:rsidDel="00B23BD9" w:rsidRDefault="0062469D">
            <w:pPr>
              <w:spacing w:after="0" w:line="240" w:lineRule="auto"/>
              <w:jc w:val="center"/>
              <w:rPr>
                <w:del w:id="918" w:author="User" w:date="2020-01-21T17:15:00Z"/>
                <w:rFonts w:ascii="Ebrima" w:hAnsi="Ebrima"/>
              </w:rPr>
              <w:pPrChange w:id="919" w:author="User" w:date="2020-01-21T17:15:00Z">
                <w:pPr>
                  <w:pStyle w:val="NoSpacing"/>
                </w:pPr>
              </w:pPrChange>
            </w:pPr>
          </w:p>
          <w:p w14:paraId="4BCB90F0" w14:textId="67E1F39F" w:rsidR="0062469D" w:rsidRPr="00AB456E" w:rsidDel="00B23BD9" w:rsidRDefault="0062469D">
            <w:pPr>
              <w:spacing w:after="0" w:line="240" w:lineRule="auto"/>
              <w:jc w:val="center"/>
              <w:rPr>
                <w:del w:id="920" w:author="User" w:date="2020-01-21T17:15:00Z"/>
                <w:rFonts w:ascii="Ebrima" w:hAnsi="Ebrima"/>
              </w:rPr>
              <w:pPrChange w:id="921" w:author="User" w:date="2020-01-21T17:15:00Z">
                <w:pPr>
                  <w:pStyle w:val="NoSpacing"/>
                </w:pPr>
              </w:pPrChange>
            </w:pPr>
          </w:p>
          <w:p w14:paraId="5B84194F" w14:textId="624C0CBA" w:rsidR="0062469D" w:rsidRPr="00AB456E" w:rsidDel="00B23BD9" w:rsidRDefault="0062469D">
            <w:pPr>
              <w:spacing w:after="0" w:line="240" w:lineRule="auto"/>
              <w:jc w:val="center"/>
              <w:rPr>
                <w:del w:id="922" w:author="User" w:date="2020-01-21T17:15:00Z"/>
                <w:rFonts w:ascii="Ebrima" w:hAnsi="Ebrima"/>
              </w:rPr>
              <w:pPrChange w:id="923" w:author="User" w:date="2020-01-21T17:15:00Z">
                <w:pPr>
                  <w:pStyle w:val="NoSpacing"/>
                </w:pPr>
              </w:pPrChange>
            </w:pPr>
          </w:p>
          <w:p w14:paraId="75CBC888" w14:textId="1A911FFA" w:rsidR="0062469D" w:rsidDel="00B23BD9" w:rsidRDefault="0062469D">
            <w:pPr>
              <w:spacing w:after="0" w:line="240" w:lineRule="auto"/>
              <w:jc w:val="center"/>
              <w:rPr>
                <w:del w:id="924" w:author="User" w:date="2020-01-21T17:15:00Z"/>
                <w:rFonts w:ascii="Ebrima" w:hAnsi="Ebrima"/>
              </w:rPr>
              <w:pPrChange w:id="925" w:author="User" w:date="2020-01-21T17:15:00Z">
                <w:pPr>
                  <w:pStyle w:val="NoSpacing"/>
                </w:pPr>
              </w:pPrChange>
            </w:pPr>
          </w:p>
          <w:p w14:paraId="25D90BA2" w14:textId="4C847C95" w:rsidR="0062469D" w:rsidDel="00B23BD9" w:rsidRDefault="0062469D">
            <w:pPr>
              <w:spacing w:after="0" w:line="240" w:lineRule="auto"/>
              <w:jc w:val="center"/>
              <w:rPr>
                <w:del w:id="926" w:author="User" w:date="2020-01-21T17:15:00Z"/>
                <w:rFonts w:ascii="Ebrima" w:hAnsi="Ebrima"/>
              </w:rPr>
              <w:pPrChange w:id="927" w:author="User" w:date="2020-01-21T17:15:00Z">
                <w:pPr>
                  <w:pStyle w:val="NoSpacing"/>
                </w:pPr>
              </w:pPrChange>
            </w:pPr>
          </w:p>
          <w:p w14:paraId="12A01401" w14:textId="11AC33E7" w:rsidR="0062469D" w:rsidRPr="00AB456E" w:rsidDel="00B23BD9" w:rsidRDefault="0062469D">
            <w:pPr>
              <w:spacing w:after="0" w:line="240" w:lineRule="auto"/>
              <w:jc w:val="center"/>
              <w:rPr>
                <w:del w:id="928" w:author="User" w:date="2020-01-21T17:15:00Z"/>
                <w:rFonts w:ascii="Ebrima" w:hAnsi="Ebrima"/>
              </w:rPr>
              <w:pPrChange w:id="929" w:author="User" w:date="2020-01-21T17:15:00Z">
                <w:pPr>
                  <w:pStyle w:val="NoSpacing"/>
                </w:pPr>
              </w:pPrChange>
            </w:pPr>
          </w:p>
        </w:tc>
        <w:tc>
          <w:tcPr>
            <w:tcW w:w="3330" w:type="dxa"/>
            <w:shd w:val="clear" w:color="auto" w:fill="auto"/>
          </w:tcPr>
          <w:p w14:paraId="222C2F26" w14:textId="164FDB3E" w:rsidR="0062469D" w:rsidRPr="00AB456E" w:rsidDel="00B23BD9" w:rsidRDefault="0062469D">
            <w:pPr>
              <w:spacing w:after="0" w:line="240" w:lineRule="auto"/>
              <w:jc w:val="center"/>
              <w:rPr>
                <w:del w:id="930" w:author="User" w:date="2020-01-21T17:15:00Z"/>
                <w:rFonts w:ascii="Ebrima" w:hAnsi="Ebrima"/>
              </w:rPr>
              <w:pPrChange w:id="931" w:author="User" w:date="2020-01-21T17:15:00Z">
                <w:pPr>
                  <w:pStyle w:val="NoSpacing"/>
                </w:pPr>
              </w:pPrChange>
            </w:pPr>
          </w:p>
        </w:tc>
      </w:tr>
      <w:tr w:rsidR="0062469D" w:rsidDel="00B23BD9" w14:paraId="618E80EC" w14:textId="779CB0EF" w:rsidTr="00AC3910">
        <w:trPr>
          <w:del w:id="932" w:author="User" w:date="2020-01-21T17:15:00Z"/>
        </w:trPr>
        <w:tc>
          <w:tcPr>
            <w:tcW w:w="2065" w:type="dxa"/>
            <w:shd w:val="clear" w:color="auto" w:fill="auto"/>
          </w:tcPr>
          <w:p w14:paraId="3472426D" w14:textId="1816BD06" w:rsidR="0062469D" w:rsidDel="00B23BD9" w:rsidRDefault="0062469D">
            <w:pPr>
              <w:spacing w:after="0" w:line="240" w:lineRule="auto"/>
              <w:jc w:val="center"/>
              <w:rPr>
                <w:del w:id="933" w:author="User" w:date="2020-01-21T17:15:00Z"/>
              </w:rPr>
              <w:pPrChange w:id="934" w:author="User" w:date="2020-01-21T17:15:00Z">
                <w:pPr>
                  <w:pStyle w:val="NoSpacing"/>
                  <w:ind w:left="-113"/>
                  <w:jc w:val="center"/>
                </w:pPr>
              </w:pPrChange>
            </w:pPr>
          </w:p>
          <w:p w14:paraId="1E6B27A4" w14:textId="2A94942E" w:rsidR="0062469D" w:rsidRPr="00FC5784" w:rsidDel="00B23BD9" w:rsidRDefault="0062469D">
            <w:pPr>
              <w:spacing w:after="0" w:line="240" w:lineRule="auto"/>
              <w:jc w:val="center"/>
              <w:rPr>
                <w:del w:id="935" w:author="User" w:date="2020-01-21T17:15:00Z"/>
              </w:rPr>
              <w:pPrChange w:id="936" w:author="User" w:date="2020-01-21T17:15:00Z">
                <w:pPr>
                  <w:pStyle w:val="NoSpacing"/>
                  <w:ind w:left="-113"/>
                  <w:jc w:val="center"/>
                </w:pPr>
              </w:pPrChange>
            </w:pPr>
            <w:del w:id="937" w:author="User" w:date="2020-01-21T17:15:00Z">
              <w:r w:rsidRPr="00FC5784" w:rsidDel="00B23BD9">
                <w:delText>Day 15</w:delText>
              </w:r>
            </w:del>
          </w:p>
          <w:p w14:paraId="0FDC8277" w14:textId="68BE3042" w:rsidR="0062469D" w:rsidDel="00B23BD9" w:rsidRDefault="0062469D">
            <w:pPr>
              <w:spacing w:after="0" w:line="240" w:lineRule="auto"/>
              <w:jc w:val="center"/>
              <w:rPr>
                <w:del w:id="938" w:author="User" w:date="2020-01-21T17:15:00Z"/>
              </w:rPr>
              <w:pPrChange w:id="939" w:author="User" w:date="2020-01-21T17:15:00Z">
                <w:pPr>
                  <w:pStyle w:val="NoSpacing"/>
                  <w:ind w:left="-113"/>
                  <w:jc w:val="center"/>
                </w:pPr>
              </w:pPrChange>
            </w:pPr>
            <w:del w:id="940" w:author="User" w:date="2020-01-21T17:15:00Z">
              <w:r w:rsidDel="00B23BD9">
                <w:delText>(Post Immersion</w:delText>
              </w:r>
              <w:r w:rsidRPr="00FC5784" w:rsidDel="00B23BD9">
                <w:delText xml:space="preserve"> Day</w:delText>
              </w:r>
              <w:r w:rsidDel="00B23BD9">
                <w:delText>)</w:delText>
              </w:r>
            </w:del>
          </w:p>
          <w:p w14:paraId="1985D870" w14:textId="634E500E" w:rsidR="0062469D" w:rsidRPr="00AB456E" w:rsidDel="00B23BD9" w:rsidRDefault="0062469D">
            <w:pPr>
              <w:spacing w:after="0" w:line="240" w:lineRule="auto"/>
              <w:jc w:val="center"/>
              <w:rPr>
                <w:del w:id="941" w:author="User" w:date="2020-01-21T17:15:00Z"/>
                <w:rFonts w:ascii="Ebrima" w:hAnsi="Ebrima"/>
              </w:rPr>
              <w:pPrChange w:id="942" w:author="User" w:date="2020-01-21T17:15:00Z">
                <w:pPr>
                  <w:pStyle w:val="NoSpacing"/>
                  <w:ind w:left="-113"/>
                </w:pPr>
              </w:pPrChange>
            </w:pPr>
          </w:p>
        </w:tc>
        <w:tc>
          <w:tcPr>
            <w:tcW w:w="2363" w:type="dxa"/>
          </w:tcPr>
          <w:p w14:paraId="3ECD05EC" w14:textId="4E62217F" w:rsidR="0062469D" w:rsidDel="00B23BD9" w:rsidRDefault="0062469D">
            <w:pPr>
              <w:spacing w:after="0" w:line="240" w:lineRule="auto"/>
              <w:jc w:val="center"/>
              <w:rPr>
                <w:del w:id="943" w:author="User" w:date="2020-01-21T17:15:00Z"/>
                <w:rFonts w:ascii="Ebrima" w:hAnsi="Ebrima"/>
              </w:rPr>
              <w:pPrChange w:id="944" w:author="User" w:date="2020-01-21T17:15:00Z">
                <w:pPr>
                  <w:pStyle w:val="NoSpacing"/>
                </w:pPr>
              </w:pPrChange>
            </w:pPr>
          </w:p>
        </w:tc>
        <w:tc>
          <w:tcPr>
            <w:tcW w:w="2160" w:type="dxa"/>
            <w:shd w:val="clear" w:color="auto" w:fill="auto"/>
          </w:tcPr>
          <w:p w14:paraId="5A690247" w14:textId="25ABDB02" w:rsidR="0062469D" w:rsidDel="00B23BD9" w:rsidRDefault="0062469D">
            <w:pPr>
              <w:spacing w:after="0" w:line="240" w:lineRule="auto"/>
              <w:jc w:val="center"/>
              <w:rPr>
                <w:del w:id="945" w:author="User" w:date="2020-01-21T17:15:00Z"/>
                <w:rFonts w:ascii="Ebrima" w:hAnsi="Ebrima"/>
              </w:rPr>
              <w:pPrChange w:id="946" w:author="User" w:date="2020-01-21T17:15:00Z">
                <w:pPr>
                  <w:pStyle w:val="NoSpacing"/>
                </w:pPr>
              </w:pPrChange>
            </w:pPr>
          </w:p>
          <w:p w14:paraId="09894BF1" w14:textId="4CFD9559" w:rsidR="0062469D" w:rsidDel="00B23BD9" w:rsidRDefault="0062469D">
            <w:pPr>
              <w:spacing w:after="0" w:line="240" w:lineRule="auto"/>
              <w:jc w:val="center"/>
              <w:rPr>
                <w:del w:id="947" w:author="User" w:date="2020-01-21T17:15:00Z"/>
                <w:rFonts w:ascii="Ebrima" w:hAnsi="Ebrima"/>
              </w:rPr>
              <w:pPrChange w:id="948" w:author="User" w:date="2020-01-21T17:15:00Z">
                <w:pPr>
                  <w:pStyle w:val="NoSpacing"/>
                </w:pPr>
              </w:pPrChange>
            </w:pPr>
          </w:p>
          <w:p w14:paraId="73331079" w14:textId="375744F5" w:rsidR="0062469D" w:rsidDel="00B23BD9" w:rsidRDefault="0062469D">
            <w:pPr>
              <w:spacing w:after="0" w:line="240" w:lineRule="auto"/>
              <w:jc w:val="center"/>
              <w:rPr>
                <w:del w:id="949" w:author="User" w:date="2020-01-21T17:15:00Z"/>
                <w:rFonts w:ascii="Ebrima" w:hAnsi="Ebrima"/>
              </w:rPr>
              <w:pPrChange w:id="950" w:author="User" w:date="2020-01-21T17:15:00Z">
                <w:pPr>
                  <w:pStyle w:val="NoSpacing"/>
                </w:pPr>
              </w:pPrChange>
            </w:pPr>
          </w:p>
          <w:p w14:paraId="090BED71" w14:textId="29FD4BBD" w:rsidR="0062469D" w:rsidDel="00B23BD9" w:rsidRDefault="0062469D">
            <w:pPr>
              <w:spacing w:after="0" w:line="240" w:lineRule="auto"/>
              <w:jc w:val="center"/>
              <w:rPr>
                <w:del w:id="951" w:author="User" w:date="2020-01-21T17:15:00Z"/>
                <w:rFonts w:ascii="Ebrima" w:hAnsi="Ebrima"/>
              </w:rPr>
              <w:pPrChange w:id="952" w:author="User" w:date="2020-01-21T17:15:00Z">
                <w:pPr>
                  <w:pStyle w:val="NoSpacing"/>
                </w:pPr>
              </w:pPrChange>
            </w:pPr>
          </w:p>
          <w:p w14:paraId="29A0C8B7" w14:textId="754F583D" w:rsidR="0062469D" w:rsidDel="00B23BD9" w:rsidRDefault="0062469D">
            <w:pPr>
              <w:spacing w:after="0" w:line="240" w:lineRule="auto"/>
              <w:jc w:val="center"/>
              <w:rPr>
                <w:del w:id="953" w:author="User" w:date="2020-01-21T17:15:00Z"/>
                <w:rFonts w:ascii="Ebrima" w:hAnsi="Ebrima"/>
              </w:rPr>
              <w:pPrChange w:id="954" w:author="User" w:date="2020-01-21T17:15:00Z">
                <w:pPr>
                  <w:pStyle w:val="NoSpacing"/>
                </w:pPr>
              </w:pPrChange>
            </w:pPr>
          </w:p>
          <w:p w14:paraId="1840E4F5" w14:textId="7FF92068" w:rsidR="0062469D" w:rsidRPr="00AB456E" w:rsidDel="00B23BD9" w:rsidRDefault="0062469D">
            <w:pPr>
              <w:spacing w:after="0" w:line="240" w:lineRule="auto"/>
              <w:jc w:val="center"/>
              <w:rPr>
                <w:del w:id="955" w:author="User" w:date="2020-01-21T17:15:00Z"/>
                <w:rFonts w:ascii="Ebrima" w:hAnsi="Ebrima"/>
              </w:rPr>
              <w:pPrChange w:id="956" w:author="User" w:date="2020-01-21T17:15:00Z">
                <w:pPr>
                  <w:pStyle w:val="NoSpacing"/>
                </w:pPr>
              </w:pPrChange>
            </w:pPr>
          </w:p>
        </w:tc>
        <w:tc>
          <w:tcPr>
            <w:tcW w:w="3330" w:type="dxa"/>
            <w:shd w:val="clear" w:color="auto" w:fill="auto"/>
          </w:tcPr>
          <w:p w14:paraId="0C9C41A1" w14:textId="135D268D" w:rsidR="0062469D" w:rsidRPr="00AB456E" w:rsidDel="00B23BD9" w:rsidRDefault="0062469D">
            <w:pPr>
              <w:spacing w:after="0" w:line="240" w:lineRule="auto"/>
              <w:jc w:val="center"/>
              <w:rPr>
                <w:del w:id="957" w:author="User" w:date="2020-01-21T17:15:00Z"/>
                <w:rFonts w:ascii="Ebrima" w:hAnsi="Ebrima"/>
              </w:rPr>
              <w:pPrChange w:id="958" w:author="User" w:date="2020-01-21T17:15:00Z">
                <w:pPr>
                  <w:pStyle w:val="NoSpacing"/>
                </w:pPr>
              </w:pPrChange>
            </w:pPr>
          </w:p>
        </w:tc>
      </w:tr>
    </w:tbl>
    <w:p w14:paraId="1A9EB757" w14:textId="5C836F71" w:rsidR="006F5169" w:rsidRDefault="006F5169" w:rsidP="0062469D">
      <w:pPr>
        <w:spacing w:after="0" w:line="240" w:lineRule="auto"/>
        <w:jc w:val="center"/>
        <w:rPr>
          <w:ins w:id="959" w:author="User" w:date="2020-01-22T19:55:00Z"/>
          <w:rFonts w:ascii="Ebrima" w:hAnsi="Ebrima"/>
          <w:b/>
        </w:rPr>
      </w:pPr>
      <w:ins w:id="960" w:author="User" w:date="2020-01-22T19:55:00Z">
        <w:r>
          <w:rPr>
            <w:rFonts w:ascii="Ebrima" w:hAnsi="Ebrima"/>
            <w:b/>
          </w:rPr>
          <w:t>PHILIPPINE SCIENCE HIGH SCHOOL SYSTEM</w:t>
        </w:r>
      </w:ins>
    </w:p>
    <w:p w14:paraId="395731B2" w14:textId="3180887F" w:rsidR="006F5169" w:rsidRDefault="006F5169" w:rsidP="0062469D">
      <w:pPr>
        <w:spacing w:after="0" w:line="240" w:lineRule="auto"/>
        <w:jc w:val="center"/>
        <w:rPr>
          <w:ins w:id="961" w:author="User" w:date="2020-01-22T19:55:00Z"/>
          <w:rFonts w:ascii="Ebrima" w:hAnsi="Ebrima"/>
          <w:b/>
        </w:rPr>
      </w:pPr>
      <w:ins w:id="962" w:author="User" w:date="2020-01-22T19:55:00Z">
        <w:r>
          <w:rPr>
            <w:rFonts w:ascii="Ebrima" w:hAnsi="Ebrima"/>
            <w:b/>
          </w:rPr>
          <w:t>Campus: _______________________________</w:t>
        </w:r>
      </w:ins>
    </w:p>
    <w:p w14:paraId="2B013E70" w14:textId="77777777" w:rsidR="006F5169" w:rsidRDefault="006F5169" w:rsidP="0062469D">
      <w:pPr>
        <w:spacing w:after="0" w:line="240" w:lineRule="auto"/>
        <w:jc w:val="center"/>
        <w:rPr>
          <w:ins w:id="963" w:author="User" w:date="2020-01-22T19:55:00Z"/>
          <w:rFonts w:ascii="Ebrima" w:hAnsi="Ebrima"/>
          <w:b/>
        </w:rPr>
      </w:pPr>
    </w:p>
    <w:p w14:paraId="32F4C9DB" w14:textId="417E0550" w:rsidR="0062469D" w:rsidDel="00B23BD9" w:rsidRDefault="0062469D">
      <w:pPr>
        <w:spacing w:after="0" w:line="240" w:lineRule="auto"/>
        <w:jc w:val="center"/>
        <w:rPr>
          <w:del w:id="964" w:author="User" w:date="2020-01-21T17:15:00Z"/>
          <w:rFonts w:ascii="Arial Narrow" w:hAnsi="Arial Narrow" w:cs="Calibri"/>
        </w:rPr>
        <w:pPrChange w:id="965" w:author="User" w:date="2020-01-21T17:15:00Z">
          <w:pPr>
            <w:pStyle w:val="NoSpacing"/>
          </w:pPr>
        </w:pPrChange>
      </w:pPr>
      <w:del w:id="966" w:author="User" w:date="2020-01-21T17:15:00Z">
        <w:r w:rsidRPr="00B47EA0" w:rsidDel="00B23BD9">
          <w:rPr>
            <w:rFonts w:ascii="Ebrima" w:hAnsi="Ebrima"/>
            <w:b/>
          </w:rPr>
          <w:delText>Note: SIP minimum of 80 work hours</w:delText>
        </w:r>
      </w:del>
    </w:p>
    <w:p w14:paraId="73F0B484" w14:textId="7B84C79E" w:rsidR="0062469D" w:rsidDel="00B23BD9" w:rsidRDefault="0062469D">
      <w:pPr>
        <w:spacing w:after="0" w:line="240" w:lineRule="auto"/>
        <w:jc w:val="center"/>
        <w:rPr>
          <w:del w:id="967" w:author="User" w:date="2020-01-21T17:15:00Z"/>
          <w:rFonts w:ascii="Arial Narrow" w:hAnsi="Arial Narrow" w:cs="Calibri"/>
        </w:rPr>
        <w:pPrChange w:id="968" w:author="User" w:date="2020-01-21T17:15:00Z">
          <w:pPr>
            <w:pStyle w:val="NoSpacing"/>
          </w:pPr>
        </w:pPrChange>
      </w:pPr>
    </w:p>
    <w:p w14:paraId="744A239C" w14:textId="2FEAFFF2" w:rsidR="0062469D" w:rsidDel="00B23BD9" w:rsidRDefault="0062469D">
      <w:pPr>
        <w:spacing w:after="0" w:line="240" w:lineRule="auto"/>
        <w:jc w:val="center"/>
        <w:rPr>
          <w:del w:id="969" w:author="User" w:date="2020-01-21T17:15:00Z"/>
          <w:rFonts w:ascii="Arial Narrow" w:hAnsi="Arial Narrow" w:cs="Calibri"/>
        </w:rPr>
        <w:pPrChange w:id="970" w:author="User" w:date="2020-01-21T17:15:00Z">
          <w:pPr>
            <w:pStyle w:val="NoSpacing"/>
          </w:pPr>
        </w:pPrChange>
      </w:pPr>
    </w:p>
    <w:p w14:paraId="5B451B05" w14:textId="22B8D8F2" w:rsidR="0062469D" w:rsidDel="00B23BD9" w:rsidRDefault="0062469D">
      <w:pPr>
        <w:spacing w:after="0" w:line="240" w:lineRule="auto"/>
        <w:jc w:val="center"/>
        <w:rPr>
          <w:del w:id="971" w:author="User" w:date="2020-01-21T17:15:00Z"/>
          <w:rFonts w:ascii="Calibri" w:hAnsi="Calibri"/>
        </w:rPr>
        <w:pPrChange w:id="972" w:author="User" w:date="2020-01-21T17:15:00Z">
          <w:pPr/>
        </w:pPrChange>
      </w:pPr>
      <w:del w:id="973" w:author="User" w:date="2020-01-21T17:15:00Z">
        <w:r w:rsidRPr="00FC5784" w:rsidDel="00B23BD9">
          <w:rPr>
            <w:rFonts w:ascii="Calibri" w:hAnsi="Calibri"/>
          </w:rPr>
          <w:delText>Accomplished by:</w:delText>
        </w:r>
      </w:del>
    </w:p>
    <w:p w14:paraId="052A78B2" w14:textId="2867845F" w:rsidR="0062469D" w:rsidDel="00B23BD9" w:rsidRDefault="0062469D">
      <w:pPr>
        <w:spacing w:after="0" w:line="240" w:lineRule="auto"/>
        <w:jc w:val="center"/>
        <w:rPr>
          <w:del w:id="974" w:author="User" w:date="2020-01-21T17:15:00Z"/>
          <w:rFonts w:ascii="Calibri" w:hAnsi="Calibri"/>
        </w:rPr>
        <w:pPrChange w:id="975" w:author="User" w:date="2020-01-21T17:15:00Z">
          <w:pPr/>
        </w:pPrChange>
      </w:pPr>
    </w:p>
    <w:p w14:paraId="4964EB07" w14:textId="264DFCCA" w:rsidR="0062469D" w:rsidDel="00B23BD9" w:rsidRDefault="0062469D">
      <w:pPr>
        <w:spacing w:after="0" w:line="240" w:lineRule="auto"/>
        <w:jc w:val="center"/>
        <w:rPr>
          <w:del w:id="976" w:author="User" w:date="2020-01-21T17:15:00Z"/>
          <w:rFonts w:ascii="Calibri" w:hAnsi="Calibri"/>
        </w:rPr>
        <w:pPrChange w:id="977" w:author="User" w:date="2020-01-21T17:15:00Z">
          <w:pPr/>
        </w:pPrChange>
      </w:pPr>
    </w:p>
    <w:p w14:paraId="3F994562" w14:textId="0A1C4155" w:rsidR="0062469D" w:rsidDel="00B23BD9" w:rsidRDefault="0062469D">
      <w:pPr>
        <w:spacing w:after="0" w:line="240" w:lineRule="auto"/>
        <w:jc w:val="center"/>
        <w:rPr>
          <w:del w:id="978" w:author="User" w:date="2020-01-21T17:15:00Z"/>
          <w:rFonts w:ascii="Calibri" w:hAnsi="Calibri"/>
        </w:rPr>
        <w:pPrChange w:id="979" w:author="User" w:date="2020-01-21T17:15:00Z">
          <w:pPr/>
        </w:pPrChange>
      </w:pPr>
      <w:del w:id="980" w:author="User" w:date="2020-01-21T17:15:00Z">
        <w:r w:rsidDel="00B23BD9">
          <w:rPr>
            <w:rFonts w:ascii="Calibri" w:hAnsi="Calibri"/>
          </w:rPr>
          <w:delText>______________________________</w:delText>
        </w:r>
      </w:del>
    </w:p>
    <w:p w14:paraId="76079245" w14:textId="04BCB264" w:rsidR="0062469D" w:rsidRPr="00FC5784" w:rsidDel="00B23BD9" w:rsidRDefault="0062469D">
      <w:pPr>
        <w:spacing w:after="0" w:line="240" w:lineRule="auto"/>
        <w:jc w:val="center"/>
        <w:rPr>
          <w:del w:id="981" w:author="User" w:date="2020-01-21T17:15:00Z"/>
          <w:rFonts w:ascii="Calibri" w:hAnsi="Calibri"/>
        </w:rPr>
        <w:pPrChange w:id="982" w:author="User" w:date="2020-01-21T17:15:00Z">
          <w:pPr/>
        </w:pPrChange>
      </w:pPr>
      <w:del w:id="983" w:author="User" w:date="2020-01-21T17:15:00Z">
        <w:r w:rsidDel="00B23BD9">
          <w:rPr>
            <w:rFonts w:ascii="Calibri" w:hAnsi="Calibri"/>
          </w:rPr>
          <w:delText>Agency Representative</w:delText>
        </w:r>
      </w:del>
    </w:p>
    <w:p w14:paraId="1B8360D2" w14:textId="56145468" w:rsidR="0062469D" w:rsidDel="00B23BD9" w:rsidRDefault="0062469D">
      <w:pPr>
        <w:spacing w:after="0" w:line="240" w:lineRule="auto"/>
        <w:jc w:val="center"/>
        <w:rPr>
          <w:del w:id="984" w:author="User" w:date="2020-01-21T17:15:00Z"/>
        </w:rPr>
        <w:pPrChange w:id="985" w:author="User" w:date="2020-01-21T17:15:00Z">
          <w:pPr/>
        </w:pPrChange>
      </w:pPr>
    </w:p>
    <w:p w14:paraId="48C309B0" w14:textId="64F70ED1" w:rsidR="0062469D" w:rsidDel="00B23BD9" w:rsidRDefault="0062469D">
      <w:pPr>
        <w:spacing w:after="0" w:line="240" w:lineRule="auto"/>
        <w:jc w:val="center"/>
        <w:rPr>
          <w:del w:id="986" w:author="User" w:date="2020-01-21T17:15:00Z"/>
        </w:rPr>
        <w:pPrChange w:id="987" w:author="User" w:date="2020-01-21T17:15:00Z">
          <w:pPr/>
        </w:pPrChange>
      </w:pPr>
    </w:p>
    <w:p w14:paraId="7D57831E" w14:textId="75005D7C" w:rsidR="0062469D" w:rsidDel="00B23BD9" w:rsidRDefault="0062469D">
      <w:pPr>
        <w:spacing w:after="0" w:line="240" w:lineRule="auto"/>
        <w:jc w:val="center"/>
        <w:rPr>
          <w:del w:id="988" w:author="User" w:date="2020-01-21T17:15:00Z"/>
        </w:rPr>
        <w:pPrChange w:id="989" w:author="User" w:date="2020-01-21T17:15:00Z">
          <w:pPr/>
        </w:pPrChange>
      </w:pPr>
    </w:p>
    <w:p w14:paraId="214E2277" w14:textId="2A0F5E07" w:rsidR="0062469D" w:rsidDel="00B23BD9" w:rsidRDefault="0062469D">
      <w:pPr>
        <w:spacing w:after="0" w:line="240" w:lineRule="auto"/>
        <w:jc w:val="center"/>
        <w:rPr>
          <w:del w:id="990" w:author="User" w:date="2020-01-21T17:15:00Z"/>
        </w:rPr>
        <w:pPrChange w:id="991" w:author="User" w:date="2020-01-21T17:15:00Z">
          <w:pPr/>
        </w:pPrChange>
      </w:pPr>
    </w:p>
    <w:p w14:paraId="7E06CFD8" w14:textId="7B678F73" w:rsidR="0062469D" w:rsidDel="00B23BD9" w:rsidRDefault="0062469D">
      <w:pPr>
        <w:spacing w:after="0" w:line="240" w:lineRule="auto"/>
        <w:jc w:val="center"/>
        <w:rPr>
          <w:del w:id="992" w:author="User" w:date="2020-01-21T17:15:00Z"/>
          <w:rFonts w:cstheme="minorHAnsi"/>
        </w:rPr>
        <w:pPrChange w:id="993" w:author="User" w:date="2020-01-21T17:15:00Z">
          <w:pPr/>
        </w:pPrChange>
      </w:pPr>
      <w:del w:id="994" w:author="User" w:date="2020-01-21T17:15:00Z">
        <w:r w:rsidRPr="00834F77" w:rsidDel="00B23BD9">
          <w:rPr>
            <w:rFonts w:cstheme="minorHAnsi"/>
          </w:rPr>
          <w:delText>PSHS-00-F-DSA-19-Rev01-03/01/18</w:delText>
        </w:r>
      </w:del>
    </w:p>
    <w:p w14:paraId="7D5E5043" w14:textId="4EF7223E" w:rsidR="00B679C9" w:rsidDel="00B23BD9" w:rsidRDefault="00B679C9">
      <w:pPr>
        <w:spacing w:after="0" w:line="240" w:lineRule="auto"/>
        <w:jc w:val="center"/>
        <w:rPr>
          <w:del w:id="995" w:author="User" w:date="2020-01-21T17:15:00Z"/>
          <w:rFonts w:cstheme="minorHAnsi"/>
        </w:rPr>
        <w:pPrChange w:id="996" w:author="User" w:date="2020-01-21T17:15:00Z">
          <w:pPr/>
        </w:pPrChange>
      </w:pPr>
    </w:p>
    <w:p w14:paraId="263A197F" w14:textId="79E97AEA" w:rsidR="00B679C9" w:rsidRPr="00B679C9" w:rsidDel="00B23BD9" w:rsidRDefault="00B679C9">
      <w:pPr>
        <w:spacing w:after="0" w:line="240" w:lineRule="auto"/>
        <w:jc w:val="center"/>
        <w:rPr>
          <w:del w:id="997" w:author="User" w:date="2020-01-21T17:15:00Z"/>
          <w:rFonts w:cstheme="minorHAnsi"/>
        </w:rPr>
        <w:pPrChange w:id="998" w:author="User" w:date="2020-01-21T17:15:00Z">
          <w:pPr/>
        </w:pPrChange>
      </w:pPr>
    </w:p>
    <w:p w14:paraId="72ED6497" w14:textId="2B6805AA" w:rsidR="0062469D" w:rsidDel="00B23BD9" w:rsidRDefault="0062469D">
      <w:pPr>
        <w:spacing w:after="0" w:line="240" w:lineRule="auto"/>
        <w:jc w:val="center"/>
        <w:rPr>
          <w:del w:id="999" w:author="User" w:date="2020-01-21T17:15:00Z"/>
          <w:rFonts w:ascii="Arial Narrow" w:hAnsi="Arial Narrow" w:cs="Calibri"/>
          <w:sz w:val="24"/>
          <w:szCs w:val="24"/>
        </w:rPr>
        <w:pPrChange w:id="1000" w:author="User" w:date="2020-01-21T17:15:00Z">
          <w:pPr>
            <w:spacing w:after="0" w:line="240" w:lineRule="auto"/>
            <w:jc w:val="both"/>
          </w:pPr>
        </w:pPrChange>
      </w:pPr>
    </w:p>
    <w:p w14:paraId="385D3E6A" w14:textId="13309A02" w:rsidR="0062469D" w:rsidDel="00B23BD9" w:rsidRDefault="0062469D" w:rsidP="0062469D">
      <w:pPr>
        <w:spacing w:after="0" w:line="240" w:lineRule="auto"/>
        <w:jc w:val="center"/>
        <w:rPr>
          <w:del w:id="1001" w:author="User" w:date="2020-01-21T17:15:00Z"/>
          <w:b/>
          <w:sz w:val="24"/>
          <w:szCs w:val="24"/>
        </w:rPr>
      </w:pPr>
      <w:del w:id="1002" w:author="User" w:date="2020-01-21T17:15:00Z">
        <w:r w:rsidDel="00B23BD9">
          <w:rPr>
            <w:b/>
            <w:sz w:val="24"/>
            <w:szCs w:val="24"/>
          </w:rPr>
          <w:delText>ANNEX B</w:delText>
        </w:r>
      </w:del>
    </w:p>
    <w:p w14:paraId="6C304BEF" w14:textId="73D87B26" w:rsidR="0062469D" w:rsidDel="00B23BD9" w:rsidRDefault="0062469D" w:rsidP="0062469D">
      <w:pPr>
        <w:spacing w:after="0" w:line="240" w:lineRule="auto"/>
        <w:jc w:val="center"/>
        <w:rPr>
          <w:del w:id="1003" w:author="User" w:date="2020-01-21T17:15:00Z"/>
          <w:b/>
          <w:sz w:val="24"/>
          <w:szCs w:val="24"/>
        </w:rPr>
      </w:pPr>
      <w:del w:id="1004" w:author="User" w:date="2020-01-21T17:15:00Z">
        <w:r w:rsidRPr="0013340B" w:rsidDel="00B23BD9">
          <w:rPr>
            <w:b/>
            <w:sz w:val="24"/>
            <w:szCs w:val="24"/>
          </w:rPr>
          <w:delText>SCIENCE IMMERSION PROGRAM (SIP)</w:delText>
        </w:r>
      </w:del>
    </w:p>
    <w:p w14:paraId="49504BE8" w14:textId="44342FD5" w:rsidR="0062469D" w:rsidRDefault="0062469D" w:rsidP="0062469D">
      <w:pPr>
        <w:spacing w:after="0" w:line="240" w:lineRule="auto"/>
        <w:jc w:val="center"/>
        <w:rPr>
          <w:b/>
          <w:sz w:val="24"/>
          <w:szCs w:val="24"/>
        </w:rPr>
      </w:pPr>
      <w:del w:id="1005" w:author="User" w:date="2020-01-21T17:16:00Z">
        <w:r w:rsidRPr="007011D7" w:rsidDel="00B23BD9">
          <w:rPr>
            <w:b/>
            <w:sz w:val="24"/>
            <w:szCs w:val="24"/>
          </w:rPr>
          <w:delText>NON-</w:delText>
        </w:r>
      </w:del>
      <w:r w:rsidRPr="007011D7">
        <w:rPr>
          <w:b/>
          <w:sz w:val="24"/>
          <w:szCs w:val="24"/>
        </w:rPr>
        <w:t>DISCLOSURE AGREEMENT</w:t>
      </w:r>
    </w:p>
    <w:p w14:paraId="34801D71" w14:textId="77777777" w:rsidR="0062469D" w:rsidRDefault="0062469D" w:rsidP="0062469D">
      <w:pPr>
        <w:spacing w:after="0" w:line="240" w:lineRule="auto"/>
        <w:jc w:val="center"/>
        <w:rPr>
          <w:b/>
          <w:sz w:val="24"/>
          <w:szCs w:val="24"/>
        </w:rPr>
      </w:pPr>
    </w:p>
    <w:p w14:paraId="287CE909" w14:textId="1B9EB301" w:rsidR="0062469D" w:rsidRPr="007011D7" w:rsidRDefault="0062469D" w:rsidP="0062469D">
      <w:pPr>
        <w:spacing w:after="0" w:line="240" w:lineRule="auto"/>
        <w:contextualSpacing/>
        <w:jc w:val="both"/>
        <w:rPr>
          <w:sz w:val="24"/>
          <w:szCs w:val="24"/>
        </w:rPr>
      </w:pPr>
      <w:r>
        <w:rPr>
          <w:sz w:val="24"/>
          <w:szCs w:val="24"/>
        </w:rPr>
        <w:t xml:space="preserve">I, </w:t>
      </w:r>
      <w:ins w:id="1006" w:author="User" w:date="2020-01-22T19:52:00Z">
        <w:r w:rsidR="006F5169">
          <w:rPr>
            <w:sz w:val="24"/>
            <w:szCs w:val="24"/>
          </w:rPr>
          <w:t>_______________________</w:t>
        </w:r>
      </w:ins>
      <w:del w:id="1007" w:author="User" w:date="2020-01-22T19:51:00Z">
        <w:r w:rsidRPr="00E51616" w:rsidDel="006F5169">
          <w:rPr>
            <w:sz w:val="24"/>
            <w:szCs w:val="24"/>
            <w:u w:val="single"/>
          </w:rPr>
          <w:delText>&lt;</w:delText>
        </w:r>
        <w:r w:rsidDel="006F5169">
          <w:rPr>
            <w:sz w:val="24"/>
            <w:szCs w:val="24"/>
            <w:u w:val="single"/>
          </w:rPr>
          <w:delText>NAME OF STUDENT</w:delText>
        </w:r>
        <w:r w:rsidRPr="00E51616" w:rsidDel="006F5169">
          <w:rPr>
            <w:sz w:val="24"/>
            <w:szCs w:val="24"/>
            <w:u w:val="single"/>
          </w:rPr>
          <w:delText>&gt;</w:delText>
        </w:r>
        <w:r w:rsidDel="006F5169">
          <w:rPr>
            <w:sz w:val="24"/>
            <w:szCs w:val="24"/>
          </w:rPr>
          <w:delText xml:space="preserve"> </w:delText>
        </w:r>
      </w:del>
      <w:r>
        <w:rPr>
          <w:sz w:val="24"/>
          <w:szCs w:val="24"/>
        </w:rPr>
        <w:t xml:space="preserve">of the Philippine Science High School - </w:t>
      </w:r>
      <w:del w:id="1008" w:author="User" w:date="2020-01-22T19:52:00Z">
        <w:r w:rsidDel="006F5169">
          <w:rPr>
            <w:sz w:val="24"/>
            <w:szCs w:val="24"/>
            <w:u w:val="single"/>
          </w:rPr>
          <w:delText>&lt;CAMPUS&gt;</w:delText>
        </w:r>
      </w:del>
      <w:ins w:id="1009" w:author="User" w:date="2020-01-22T19:52:00Z">
        <w:r w:rsidR="006F5169">
          <w:rPr>
            <w:sz w:val="24"/>
            <w:szCs w:val="24"/>
            <w:u w:val="single"/>
          </w:rPr>
          <w:t>_________</w:t>
        </w:r>
      </w:ins>
      <w:r w:rsidRPr="007011D7">
        <w:rPr>
          <w:sz w:val="24"/>
          <w:szCs w:val="24"/>
        </w:rPr>
        <w:t xml:space="preserve"> shall not disclose or divulge to any third parties any confidential or proprietary </w:t>
      </w:r>
      <w:r>
        <w:rPr>
          <w:sz w:val="24"/>
          <w:szCs w:val="24"/>
        </w:rPr>
        <w:t xml:space="preserve">organizational </w:t>
      </w:r>
      <w:r w:rsidRPr="007011D7">
        <w:rPr>
          <w:sz w:val="24"/>
          <w:szCs w:val="24"/>
        </w:rPr>
        <w:t xml:space="preserve">information that </w:t>
      </w:r>
      <w:r>
        <w:rPr>
          <w:sz w:val="24"/>
          <w:szCs w:val="24"/>
        </w:rPr>
        <w:t xml:space="preserve">I </w:t>
      </w:r>
      <w:r w:rsidRPr="007011D7">
        <w:rPr>
          <w:sz w:val="24"/>
          <w:szCs w:val="24"/>
        </w:rPr>
        <w:t>may have access to or knowledge of during the course of S</w:t>
      </w:r>
      <w:r>
        <w:rPr>
          <w:sz w:val="24"/>
          <w:szCs w:val="24"/>
        </w:rPr>
        <w:t>IP ______</w:t>
      </w:r>
      <w:r w:rsidRPr="007011D7">
        <w:rPr>
          <w:sz w:val="24"/>
          <w:szCs w:val="24"/>
        </w:rPr>
        <w:t xml:space="preserve">. </w:t>
      </w:r>
      <w:r>
        <w:rPr>
          <w:sz w:val="24"/>
          <w:szCs w:val="24"/>
        </w:rPr>
        <w:t xml:space="preserve"> In connection with the internship I agree with the</w:t>
      </w:r>
      <w:r w:rsidRPr="007011D7">
        <w:rPr>
          <w:sz w:val="24"/>
          <w:szCs w:val="24"/>
        </w:rPr>
        <w:t xml:space="preserve"> following responsibilities:</w:t>
      </w:r>
    </w:p>
    <w:p w14:paraId="5B04CB5F" w14:textId="77777777" w:rsidR="0062469D" w:rsidRPr="007011D7" w:rsidRDefault="0062469D" w:rsidP="0062469D">
      <w:pPr>
        <w:spacing w:after="0" w:line="240" w:lineRule="auto"/>
        <w:jc w:val="both"/>
        <w:rPr>
          <w:sz w:val="24"/>
          <w:szCs w:val="24"/>
        </w:rPr>
      </w:pPr>
    </w:p>
    <w:p w14:paraId="61FAD1D4" w14:textId="07D3BE18" w:rsidR="0062469D" w:rsidRPr="007011D7" w:rsidRDefault="0062469D" w:rsidP="0062469D">
      <w:pPr>
        <w:numPr>
          <w:ilvl w:val="0"/>
          <w:numId w:val="6"/>
        </w:numPr>
        <w:spacing w:after="0" w:line="240" w:lineRule="auto"/>
        <w:ind w:left="630" w:hanging="270"/>
        <w:contextualSpacing/>
        <w:jc w:val="both"/>
        <w:rPr>
          <w:sz w:val="24"/>
          <w:szCs w:val="24"/>
        </w:rPr>
      </w:pPr>
      <w:r>
        <w:rPr>
          <w:sz w:val="24"/>
          <w:szCs w:val="24"/>
        </w:rPr>
        <w:t xml:space="preserve">I </w:t>
      </w:r>
      <w:r w:rsidRPr="007011D7">
        <w:rPr>
          <w:sz w:val="24"/>
          <w:szCs w:val="24"/>
        </w:rPr>
        <w:t xml:space="preserve">shall hold and maintain Confidential Information and the Trade Secrets in trust solely and exclusively for the benefit and use of the </w:t>
      </w:r>
      <w:r>
        <w:rPr>
          <w:sz w:val="24"/>
          <w:szCs w:val="24"/>
        </w:rPr>
        <w:t>UNIVERSITY</w:t>
      </w:r>
      <w:ins w:id="1010" w:author="User" w:date="2020-01-22T19:52:00Z">
        <w:r w:rsidR="006F5169">
          <w:rPr>
            <w:sz w:val="24"/>
            <w:szCs w:val="24"/>
          </w:rPr>
          <w:t>/ HOST INSTITUTION as the case may be.</w:t>
        </w:r>
      </w:ins>
      <w:r w:rsidRPr="007011D7">
        <w:rPr>
          <w:sz w:val="24"/>
          <w:szCs w:val="24"/>
        </w:rPr>
        <w:t>;</w:t>
      </w:r>
    </w:p>
    <w:p w14:paraId="6E509571" w14:textId="77777777" w:rsidR="0062469D" w:rsidRPr="00631CBB" w:rsidRDefault="0062469D" w:rsidP="0062469D">
      <w:pPr>
        <w:spacing w:after="0" w:line="240" w:lineRule="auto"/>
        <w:jc w:val="both"/>
        <w:rPr>
          <w:sz w:val="16"/>
          <w:szCs w:val="16"/>
        </w:rPr>
      </w:pPr>
    </w:p>
    <w:p w14:paraId="248211AE" w14:textId="0F6AD47B" w:rsidR="0062469D" w:rsidRPr="007011D7" w:rsidRDefault="0062469D" w:rsidP="0062469D">
      <w:pPr>
        <w:numPr>
          <w:ilvl w:val="0"/>
          <w:numId w:val="6"/>
        </w:numPr>
        <w:spacing w:after="0" w:line="240" w:lineRule="auto"/>
        <w:ind w:left="630" w:hanging="270"/>
        <w:contextualSpacing/>
        <w:jc w:val="both"/>
        <w:rPr>
          <w:sz w:val="24"/>
          <w:szCs w:val="24"/>
        </w:rPr>
      </w:pPr>
      <w:r>
        <w:rPr>
          <w:sz w:val="24"/>
          <w:szCs w:val="24"/>
        </w:rPr>
        <w:t xml:space="preserve">I </w:t>
      </w:r>
      <w:r w:rsidRPr="007011D7">
        <w:rPr>
          <w:sz w:val="24"/>
          <w:szCs w:val="24"/>
        </w:rPr>
        <w:t xml:space="preserve">shall carefully restrict access to Confidential Information and Trade Secrets to the </w:t>
      </w:r>
      <w:ins w:id="1011" w:author="User" w:date="2020-01-22T19:53:00Z">
        <w:r w:rsidR="006F5169">
          <w:rPr>
            <w:sz w:val="24"/>
            <w:szCs w:val="24"/>
          </w:rPr>
          <w:t xml:space="preserve">UNIVERSITY/ HOST INSTITUTION </w:t>
        </w:r>
      </w:ins>
      <w:del w:id="1012" w:author="User" w:date="2020-01-22T19:53:00Z">
        <w:r w:rsidDel="006F5169">
          <w:rPr>
            <w:sz w:val="24"/>
            <w:szCs w:val="24"/>
          </w:rPr>
          <w:delText>UNIVERSITY</w:delText>
        </w:r>
      </w:del>
      <w:r w:rsidRPr="007011D7">
        <w:rPr>
          <w:sz w:val="24"/>
          <w:szCs w:val="24"/>
        </w:rPr>
        <w:t>’s employ</w:t>
      </w:r>
      <w:r w:rsidRPr="00E51616">
        <w:rPr>
          <w:color w:val="000000" w:themeColor="text1"/>
          <w:sz w:val="24"/>
          <w:szCs w:val="24"/>
        </w:rPr>
        <w:t xml:space="preserve">ees, students, </w:t>
      </w:r>
      <w:r w:rsidRPr="007011D7">
        <w:rPr>
          <w:sz w:val="24"/>
          <w:szCs w:val="24"/>
        </w:rPr>
        <w:t xml:space="preserve">contractors and third parties as is reasonably required and shall require those persons to sign nondisclosure restrictions at least as protective as those in this Memorandum of </w:t>
      </w:r>
      <w:r>
        <w:rPr>
          <w:sz w:val="24"/>
          <w:szCs w:val="24"/>
        </w:rPr>
        <w:t>Agreement</w:t>
      </w:r>
      <w:r w:rsidRPr="007011D7">
        <w:rPr>
          <w:sz w:val="24"/>
          <w:szCs w:val="24"/>
        </w:rPr>
        <w:t xml:space="preserve">. </w:t>
      </w:r>
    </w:p>
    <w:p w14:paraId="2CECFCFB" w14:textId="77777777" w:rsidR="0062469D" w:rsidRPr="00631CBB" w:rsidRDefault="0062469D" w:rsidP="0062469D">
      <w:pPr>
        <w:spacing w:after="0" w:line="240" w:lineRule="auto"/>
        <w:ind w:left="630" w:hanging="270"/>
        <w:jc w:val="both"/>
        <w:rPr>
          <w:sz w:val="16"/>
          <w:szCs w:val="16"/>
        </w:rPr>
      </w:pPr>
    </w:p>
    <w:p w14:paraId="1AB1E893" w14:textId="266AFEE9" w:rsidR="0062469D" w:rsidRPr="007011D7" w:rsidRDefault="0062469D" w:rsidP="0062469D">
      <w:pPr>
        <w:numPr>
          <w:ilvl w:val="0"/>
          <w:numId w:val="6"/>
        </w:numPr>
        <w:spacing w:after="0" w:line="240" w:lineRule="auto"/>
        <w:ind w:left="630" w:hanging="270"/>
        <w:contextualSpacing/>
        <w:jc w:val="both"/>
        <w:rPr>
          <w:sz w:val="24"/>
          <w:szCs w:val="24"/>
        </w:rPr>
      </w:pPr>
      <w:r>
        <w:rPr>
          <w:sz w:val="24"/>
          <w:szCs w:val="24"/>
        </w:rPr>
        <w:t xml:space="preserve">I </w:t>
      </w:r>
      <w:r w:rsidRPr="007011D7">
        <w:rPr>
          <w:sz w:val="24"/>
          <w:szCs w:val="24"/>
        </w:rPr>
        <w:t xml:space="preserve">shall not directly or indirectly sell, alienate, transfer, assign, disclose or divulge the Trade Secrets to any person or entity without the </w:t>
      </w:r>
      <w:ins w:id="1013" w:author="User" w:date="2020-01-22T19:53:00Z">
        <w:r w:rsidR="006F5169">
          <w:rPr>
            <w:sz w:val="24"/>
            <w:szCs w:val="24"/>
          </w:rPr>
          <w:t xml:space="preserve">UNIVERSITY/ HOST INSTITUTION </w:t>
        </w:r>
      </w:ins>
      <w:del w:id="1014" w:author="User" w:date="2020-01-22T19:53:00Z">
        <w:r w:rsidDel="006F5169">
          <w:rPr>
            <w:color w:val="000000" w:themeColor="text1"/>
            <w:sz w:val="24"/>
            <w:szCs w:val="24"/>
          </w:rPr>
          <w:delText>UNIVERSITY</w:delText>
        </w:r>
      </w:del>
      <w:r w:rsidRPr="007011D7">
        <w:rPr>
          <w:sz w:val="24"/>
          <w:szCs w:val="24"/>
        </w:rPr>
        <w:t>'s prior, written permission;</w:t>
      </w:r>
    </w:p>
    <w:p w14:paraId="36341C81" w14:textId="77777777" w:rsidR="0062469D" w:rsidRPr="00631CBB" w:rsidRDefault="0062469D" w:rsidP="0062469D">
      <w:pPr>
        <w:spacing w:after="0" w:line="240" w:lineRule="auto"/>
        <w:ind w:left="630" w:hanging="270"/>
        <w:jc w:val="both"/>
        <w:rPr>
          <w:sz w:val="16"/>
          <w:szCs w:val="16"/>
        </w:rPr>
      </w:pPr>
    </w:p>
    <w:p w14:paraId="0836572F" w14:textId="2EC653F3" w:rsidR="0062469D" w:rsidRPr="007011D7" w:rsidRDefault="0062469D" w:rsidP="0062469D">
      <w:pPr>
        <w:numPr>
          <w:ilvl w:val="0"/>
          <w:numId w:val="6"/>
        </w:numPr>
        <w:spacing w:after="0" w:line="240" w:lineRule="auto"/>
        <w:ind w:left="630" w:hanging="270"/>
        <w:contextualSpacing/>
        <w:jc w:val="both"/>
        <w:rPr>
          <w:sz w:val="24"/>
          <w:szCs w:val="24"/>
        </w:rPr>
      </w:pPr>
      <w:r>
        <w:rPr>
          <w:sz w:val="24"/>
          <w:szCs w:val="24"/>
        </w:rPr>
        <w:t>I s</w:t>
      </w:r>
      <w:r w:rsidRPr="007011D7">
        <w:rPr>
          <w:sz w:val="24"/>
          <w:szCs w:val="24"/>
        </w:rPr>
        <w:t xml:space="preserve">hall not, without prior written approval of the </w:t>
      </w:r>
      <w:ins w:id="1015" w:author="User" w:date="2020-01-22T19:53:00Z">
        <w:r w:rsidR="006F5169">
          <w:rPr>
            <w:sz w:val="24"/>
            <w:szCs w:val="24"/>
          </w:rPr>
          <w:t>UNIVERSITY/ HOST INSTITUTION</w:t>
        </w:r>
      </w:ins>
      <w:del w:id="1016" w:author="User" w:date="2020-01-22T19:53:00Z">
        <w:r w:rsidDel="006F5169">
          <w:rPr>
            <w:sz w:val="24"/>
            <w:szCs w:val="24"/>
          </w:rPr>
          <w:delText>UNIVERSITY</w:delText>
        </w:r>
      </w:del>
      <w:r w:rsidRPr="007011D7">
        <w:rPr>
          <w:sz w:val="24"/>
          <w:szCs w:val="24"/>
        </w:rPr>
        <w:t xml:space="preserve">, directly or indirectly use for SYSTEM’s scholars’ own benefit or for the benefit of any individual, business, profession, partnership, corporation, joint venture or other endeavor, other than as the </w:t>
      </w:r>
      <w:ins w:id="1017" w:author="User" w:date="2020-01-22T19:53:00Z">
        <w:r w:rsidR="006F5169">
          <w:rPr>
            <w:sz w:val="24"/>
            <w:szCs w:val="24"/>
          </w:rPr>
          <w:t xml:space="preserve">UNIVERSITY/ HOST INSTITUTION </w:t>
        </w:r>
      </w:ins>
      <w:del w:id="1018" w:author="User" w:date="2020-01-22T19:53:00Z">
        <w:r w:rsidDel="006F5169">
          <w:rPr>
            <w:sz w:val="24"/>
            <w:szCs w:val="24"/>
          </w:rPr>
          <w:delText>UNIVERSITY</w:delText>
        </w:r>
      </w:del>
      <w:r w:rsidRPr="007011D7">
        <w:rPr>
          <w:sz w:val="24"/>
          <w:szCs w:val="24"/>
        </w:rPr>
        <w:t xml:space="preserve"> specifically authorizes in writing and in advance, publish, copy, or otherwise disclose to others, or permit the use by others for their benefit or to the detriment of the </w:t>
      </w:r>
      <w:ins w:id="1019" w:author="User" w:date="2020-01-22T19:53:00Z">
        <w:r w:rsidR="006F5169">
          <w:rPr>
            <w:sz w:val="24"/>
            <w:szCs w:val="24"/>
          </w:rPr>
          <w:t xml:space="preserve">UNIVERSITY/ HOST INSTITUTION </w:t>
        </w:r>
      </w:ins>
      <w:del w:id="1020" w:author="User" w:date="2020-01-22T19:53:00Z">
        <w:r w:rsidDel="006F5169">
          <w:rPr>
            <w:color w:val="000000" w:themeColor="text1"/>
            <w:sz w:val="24"/>
            <w:szCs w:val="24"/>
          </w:rPr>
          <w:delText>UNIVERSITY</w:delText>
        </w:r>
      </w:del>
      <w:r w:rsidRPr="007011D7">
        <w:rPr>
          <w:sz w:val="24"/>
          <w:szCs w:val="24"/>
        </w:rPr>
        <w:t>, any Confidential Information and Trade Secrets.</w:t>
      </w:r>
    </w:p>
    <w:p w14:paraId="27BB6325" w14:textId="77777777" w:rsidR="0062469D" w:rsidRPr="00631CBB" w:rsidRDefault="0062469D" w:rsidP="0062469D">
      <w:pPr>
        <w:spacing w:after="0" w:line="240" w:lineRule="auto"/>
        <w:ind w:left="630" w:hanging="270"/>
        <w:contextualSpacing/>
        <w:jc w:val="both"/>
        <w:rPr>
          <w:sz w:val="16"/>
          <w:szCs w:val="16"/>
        </w:rPr>
      </w:pPr>
    </w:p>
    <w:p w14:paraId="5AD73757" w14:textId="2D905CE1" w:rsidR="0062469D" w:rsidRPr="007011D7" w:rsidRDefault="0062469D" w:rsidP="0062469D">
      <w:pPr>
        <w:numPr>
          <w:ilvl w:val="0"/>
          <w:numId w:val="6"/>
        </w:numPr>
        <w:spacing w:after="0" w:line="240" w:lineRule="auto"/>
        <w:ind w:left="630" w:hanging="270"/>
        <w:contextualSpacing/>
        <w:jc w:val="both"/>
        <w:rPr>
          <w:sz w:val="24"/>
          <w:szCs w:val="24"/>
        </w:rPr>
      </w:pPr>
      <w:r>
        <w:rPr>
          <w:sz w:val="24"/>
          <w:szCs w:val="24"/>
        </w:rPr>
        <w:t xml:space="preserve">I </w:t>
      </w:r>
      <w:r w:rsidRPr="007011D7">
        <w:rPr>
          <w:sz w:val="24"/>
          <w:szCs w:val="24"/>
        </w:rPr>
        <w:t xml:space="preserve">shall return to the </w:t>
      </w:r>
      <w:ins w:id="1021" w:author="User" w:date="2020-01-22T19:53:00Z">
        <w:r w:rsidR="006F5169">
          <w:rPr>
            <w:sz w:val="24"/>
            <w:szCs w:val="24"/>
          </w:rPr>
          <w:t xml:space="preserve">UNIVERSITY/ HOST INSTITUTION </w:t>
        </w:r>
      </w:ins>
      <w:del w:id="1022" w:author="User" w:date="2020-01-22T19:53:00Z">
        <w:r w:rsidDel="006F5169">
          <w:rPr>
            <w:color w:val="000000" w:themeColor="text1"/>
            <w:sz w:val="24"/>
            <w:szCs w:val="24"/>
          </w:rPr>
          <w:delText>UNIVERSITY</w:delText>
        </w:r>
      </w:del>
      <w:r w:rsidRPr="007011D7">
        <w:rPr>
          <w:sz w:val="24"/>
          <w:szCs w:val="24"/>
        </w:rPr>
        <w:t xml:space="preserve"> any and all records, notes, and other written, printed, or tangible materials in its possession pertaining to Confidential Information and Tr</w:t>
      </w:r>
      <w:r>
        <w:rPr>
          <w:sz w:val="24"/>
          <w:szCs w:val="24"/>
        </w:rPr>
        <w:t xml:space="preserve">ade Secrets immediately if the </w:t>
      </w:r>
      <w:ins w:id="1023" w:author="User" w:date="2020-01-22T19:53:00Z">
        <w:r w:rsidR="006F5169">
          <w:rPr>
            <w:sz w:val="24"/>
            <w:szCs w:val="24"/>
          </w:rPr>
          <w:t xml:space="preserve">UNIVERSITY/ HOST INSTITUTION </w:t>
        </w:r>
      </w:ins>
      <w:del w:id="1024" w:author="User" w:date="2020-01-22T19:53:00Z">
        <w:r w:rsidDel="006F5169">
          <w:rPr>
            <w:color w:val="000000" w:themeColor="text1"/>
            <w:sz w:val="24"/>
            <w:szCs w:val="24"/>
          </w:rPr>
          <w:delText>UNIVERSITY</w:delText>
        </w:r>
      </w:del>
      <w:r w:rsidRPr="007011D7">
        <w:rPr>
          <w:sz w:val="24"/>
          <w:szCs w:val="24"/>
        </w:rPr>
        <w:t xml:space="preserve"> requests it in writing.</w:t>
      </w:r>
    </w:p>
    <w:p w14:paraId="0D72E797" w14:textId="77777777" w:rsidR="0062469D" w:rsidRPr="00631CBB" w:rsidRDefault="0062469D" w:rsidP="0062469D">
      <w:pPr>
        <w:spacing w:after="0" w:line="240" w:lineRule="auto"/>
        <w:ind w:left="630" w:hanging="270"/>
        <w:jc w:val="both"/>
        <w:rPr>
          <w:sz w:val="16"/>
          <w:szCs w:val="16"/>
        </w:rPr>
      </w:pPr>
    </w:p>
    <w:p w14:paraId="0C2B3D50" w14:textId="6F491567" w:rsidR="0062469D" w:rsidRDefault="0062469D" w:rsidP="0062469D">
      <w:pPr>
        <w:numPr>
          <w:ilvl w:val="0"/>
          <w:numId w:val="6"/>
        </w:numPr>
        <w:spacing w:after="0" w:line="240" w:lineRule="auto"/>
        <w:ind w:left="630" w:hanging="270"/>
        <w:contextualSpacing/>
        <w:jc w:val="both"/>
        <w:rPr>
          <w:sz w:val="24"/>
          <w:szCs w:val="24"/>
        </w:rPr>
      </w:pPr>
      <w:r>
        <w:rPr>
          <w:sz w:val="24"/>
          <w:szCs w:val="24"/>
        </w:rPr>
        <w:t xml:space="preserve">I </w:t>
      </w:r>
      <w:r w:rsidRPr="007011D7">
        <w:rPr>
          <w:sz w:val="24"/>
          <w:szCs w:val="24"/>
        </w:rPr>
        <w:t xml:space="preserve">shall immediately notify the </w:t>
      </w:r>
      <w:ins w:id="1025" w:author="User" w:date="2020-01-22T19:54:00Z">
        <w:r w:rsidR="006F5169">
          <w:rPr>
            <w:sz w:val="24"/>
            <w:szCs w:val="24"/>
          </w:rPr>
          <w:t xml:space="preserve">UNIVERSITY/ HOST INSTITUTION </w:t>
        </w:r>
      </w:ins>
      <w:del w:id="1026" w:author="User" w:date="2020-01-22T19:54:00Z">
        <w:r w:rsidDel="006F5169">
          <w:rPr>
            <w:color w:val="000000" w:themeColor="text1"/>
            <w:sz w:val="24"/>
            <w:szCs w:val="24"/>
          </w:rPr>
          <w:delText>UNIVERSITY</w:delText>
        </w:r>
      </w:del>
      <w:r w:rsidRPr="007011D7">
        <w:rPr>
          <w:sz w:val="24"/>
          <w:szCs w:val="24"/>
        </w:rPr>
        <w:t xml:space="preserve"> of any information which comes to its attention which does or might indicate that there has been any loss of confidentiality concerning any Confidential Information or Trade Secrets. In such event the </w:t>
      </w:r>
      <w:ins w:id="1027" w:author="User" w:date="2020-01-22T19:54:00Z">
        <w:r w:rsidR="006F5169">
          <w:rPr>
            <w:sz w:val="24"/>
            <w:szCs w:val="24"/>
          </w:rPr>
          <w:t xml:space="preserve">UNIVERSITY/ HOST INSTITUTION </w:t>
        </w:r>
      </w:ins>
      <w:del w:id="1028" w:author="User" w:date="2020-01-22T19:54:00Z">
        <w:r w:rsidDel="006F5169">
          <w:rPr>
            <w:color w:val="000000" w:themeColor="text1"/>
            <w:sz w:val="24"/>
            <w:szCs w:val="24"/>
          </w:rPr>
          <w:delText>UNIVERSITY</w:delText>
        </w:r>
      </w:del>
      <w:r w:rsidRPr="007011D7">
        <w:rPr>
          <w:sz w:val="24"/>
          <w:szCs w:val="24"/>
        </w:rPr>
        <w:t xml:space="preserve">, in its sole discretion, shall have the right to institute a case to prevent such spread. </w:t>
      </w:r>
      <w:r>
        <w:rPr>
          <w:sz w:val="24"/>
          <w:szCs w:val="24"/>
        </w:rPr>
        <w:t>I shall</w:t>
      </w:r>
      <w:r w:rsidRPr="007011D7">
        <w:rPr>
          <w:sz w:val="24"/>
          <w:szCs w:val="24"/>
        </w:rPr>
        <w:t xml:space="preserve"> cooperate fully with any such proceeding.</w:t>
      </w:r>
    </w:p>
    <w:p w14:paraId="71DBD50A" w14:textId="77777777" w:rsidR="0062469D" w:rsidRPr="00BD0843" w:rsidRDefault="0062469D" w:rsidP="0062469D">
      <w:pPr>
        <w:spacing w:after="0"/>
        <w:rPr>
          <w:sz w:val="24"/>
          <w:szCs w:val="16"/>
        </w:rPr>
      </w:pPr>
    </w:p>
    <w:p w14:paraId="1988DC91" w14:textId="77777777" w:rsidR="0062469D" w:rsidRDefault="0062469D" w:rsidP="0062469D">
      <w:pPr>
        <w:spacing w:after="0" w:line="240" w:lineRule="auto"/>
        <w:contextualSpacing/>
        <w:jc w:val="both"/>
        <w:rPr>
          <w:sz w:val="24"/>
          <w:szCs w:val="24"/>
        </w:rPr>
      </w:pPr>
      <w:r>
        <w:rPr>
          <w:sz w:val="24"/>
          <w:szCs w:val="24"/>
        </w:rPr>
        <w:t>In addition to the above mentioned provisions, I</w:t>
      </w:r>
      <w:r w:rsidRPr="00790E8C">
        <w:rPr>
          <w:rFonts w:ascii="Arial" w:eastAsia="Times New Roman" w:hAnsi="Arial" w:cs="Arial"/>
          <w:color w:val="222222"/>
          <w:sz w:val="19"/>
          <w:szCs w:val="19"/>
          <w:lang w:eastAsia="en-PH"/>
        </w:rPr>
        <w:t xml:space="preserve"> </w:t>
      </w:r>
      <w:r>
        <w:rPr>
          <w:sz w:val="24"/>
          <w:szCs w:val="24"/>
        </w:rPr>
        <w:t>bind myself to be solely responsible</w:t>
      </w:r>
      <w:r w:rsidRPr="00790E8C">
        <w:rPr>
          <w:sz w:val="24"/>
          <w:szCs w:val="24"/>
        </w:rPr>
        <w:t xml:space="preserve"> for any injury a</w:t>
      </w:r>
      <w:r>
        <w:rPr>
          <w:sz w:val="24"/>
          <w:szCs w:val="24"/>
        </w:rPr>
        <w:t>nd/or damage to property caused through my</w:t>
      </w:r>
      <w:r w:rsidRPr="00790E8C">
        <w:rPr>
          <w:sz w:val="24"/>
          <w:szCs w:val="24"/>
        </w:rPr>
        <w:t xml:space="preserve"> negligence or indavertence.</w:t>
      </w:r>
    </w:p>
    <w:p w14:paraId="32826AF0" w14:textId="77777777" w:rsidR="0062469D" w:rsidRPr="00BD0843" w:rsidRDefault="0062469D" w:rsidP="0062469D">
      <w:pPr>
        <w:spacing w:after="0" w:line="240" w:lineRule="auto"/>
        <w:contextualSpacing/>
        <w:jc w:val="both"/>
        <w:rPr>
          <w:sz w:val="24"/>
          <w:szCs w:val="16"/>
        </w:rPr>
      </w:pPr>
    </w:p>
    <w:p w14:paraId="42A5F88A" w14:textId="17FB8720" w:rsidR="006F5169" w:rsidRDefault="0062469D" w:rsidP="0062469D">
      <w:pPr>
        <w:spacing w:after="0" w:line="240" w:lineRule="auto"/>
        <w:contextualSpacing/>
        <w:jc w:val="both"/>
        <w:rPr>
          <w:sz w:val="24"/>
          <w:szCs w:val="24"/>
        </w:rPr>
      </w:pPr>
      <w:r w:rsidRPr="00631CBB">
        <w:rPr>
          <w:sz w:val="24"/>
          <w:szCs w:val="24"/>
        </w:rPr>
        <w:t>I</w:t>
      </w:r>
      <w:r>
        <w:rPr>
          <w:sz w:val="24"/>
          <w:szCs w:val="24"/>
        </w:rPr>
        <w:t>n relation to Data Privacy,</w:t>
      </w:r>
      <w:r w:rsidRPr="00631CBB">
        <w:rPr>
          <w:sz w:val="24"/>
          <w:szCs w:val="24"/>
        </w:rPr>
        <w:t xml:space="preserve"> </w:t>
      </w:r>
      <w:r>
        <w:rPr>
          <w:sz w:val="24"/>
          <w:szCs w:val="24"/>
        </w:rPr>
        <w:t xml:space="preserve">I </w:t>
      </w:r>
      <w:r w:rsidRPr="00631CBB">
        <w:rPr>
          <w:sz w:val="24"/>
          <w:szCs w:val="24"/>
        </w:rPr>
        <w:t xml:space="preserve">understand and consent to the processing and </w:t>
      </w:r>
      <w:r>
        <w:rPr>
          <w:sz w:val="24"/>
          <w:szCs w:val="24"/>
        </w:rPr>
        <w:t>submission</w:t>
      </w:r>
      <w:r w:rsidRPr="00631CBB">
        <w:rPr>
          <w:sz w:val="24"/>
          <w:szCs w:val="24"/>
        </w:rPr>
        <w:t xml:space="preserve"> of any and all information I provided through the UNIVERSITY's</w:t>
      </w:r>
      <w:r>
        <w:rPr>
          <w:sz w:val="24"/>
          <w:szCs w:val="24"/>
        </w:rPr>
        <w:t xml:space="preserve"> online</w:t>
      </w:r>
      <w:r w:rsidRPr="00631CBB">
        <w:rPr>
          <w:sz w:val="24"/>
          <w:szCs w:val="24"/>
        </w:rPr>
        <w:t xml:space="preserve"> application form during the period of my application's screening, acceptance/rejection, deployment, and reporting for internship, for a period of three (3) years</w:t>
      </w:r>
      <w:del w:id="1029" w:author="User" w:date="2020-01-22T19:54:00Z">
        <w:r w:rsidRPr="00631CBB" w:rsidDel="006F5169">
          <w:rPr>
            <w:sz w:val="24"/>
            <w:szCs w:val="24"/>
          </w:rPr>
          <w:delText xml:space="preserve"> within the</w:delText>
        </w:r>
        <w:r w:rsidDel="006F5169">
          <w:rPr>
            <w:sz w:val="24"/>
            <w:szCs w:val="24"/>
          </w:rPr>
          <w:delText xml:space="preserve"> </w:delText>
        </w:r>
        <w:r w:rsidRPr="00631CBB" w:rsidDel="006F5169">
          <w:rPr>
            <w:sz w:val="24"/>
            <w:szCs w:val="24"/>
          </w:rPr>
          <w:delText>Senior High School Engagement Office; College of Science; College of Computer Studies; and Gokongwei College of Engine</w:delText>
        </w:r>
        <w:r w:rsidDel="006F5169">
          <w:rPr>
            <w:sz w:val="24"/>
            <w:szCs w:val="24"/>
          </w:rPr>
          <w:delText>ering offices of the UNIVERSITY</w:delText>
        </w:r>
      </w:del>
      <w:r>
        <w:rPr>
          <w:sz w:val="24"/>
          <w:szCs w:val="24"/>
        </w:rPr>
        <w:t>.</w:t>
      </w:r>
    </w:p>
    <w:p w14:paraId="638C4BBD" w14:textId="77777777" w:rsidR="0062469D" w:rsidRDefault="0062469D" w:rsidP="0062469D">
      <w:pPr>
        <w:spacing w:after="0" w:line="240" w:lineRule="auto"/>
        <w:contextualSpacing/>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Witness:</w:t>
      </w:r>
    </w:p>
    <w:p w14:paraId="4AA97690" w14:textId="77777777" w:rsidR="0062469D" w:rsidRDefault="0062469D" w:rsidP="0062469D">
      <w:pPr>
        <w:spacing w:after="0" w:line="240" w:lineRule="auto"/>
        <w:contextualSpacing/>
        <w:jc w:val="both"/>
        <w:rPr>
          <w:sz w:val="24"/>
          <w:szCs w:val="24"/>
        </w:rPr>
      </w:pPr>
    </w:p>
    <w:p w14:paraId="1C220C32" w14:textId="517B5039" w:rsidR="0062469D" w:rsidRPr="00C2684E" w:rsidRDefault="0062469D" w:rsidP="0062469D">
      <w:pPr>
        <w:spacing w:after="0" w:line="240" w:lineRule="auto"/>
        <w:contextualSpacing/>
        <w:jc w:val="both"/>
        <w:rPr>
          <w:sz w:val="24"/>
          <w:szCs w:val="24"/>
        </w:rPr>
      </w:pPr>
      <w:r>
        <w:rPr>
          <w:sz w:val="24"/>
          <w:szCs w:val="24"/>
        </w:rPr>
        <w:t>________________________</w:t>
      </w:r>
      <w:r>
        <w:rPr>
          <w:sz w:val="24"/>
          <w:szCs w:val="24"/>
        </w:rPr>
        <w:tab/>
        <w:t xml:space="preserve">   </w:t>
      </w:r>
      <w:r w:rsidRPr="00C2684E">
        <w:rPr>
          <w:sz w:val="24"/>
          <w:szCs w:val="24"/>
        </w:rPr>
        <w:t xml:space="preserve">______  </w:t>
      </w:r>
      <w:bookmarkStart w:id="1030" w:name="_GoBack"/>
      <w:bookmarkEnd w:id="1030"/>
      <w:r>
        <w:rPr>
          <w:sz w:val="24"/>
          <w:szCs w:val="24"/>
        </w:rPr>
        <w:tab/>
        <w:t>________________________</w:t>
      </w:r>
      <w:r>
        <w:rPr>
          <w:sz w:val="24"/>
          <w:szCs w:val="24"/>
        </w:rPr>
        <w:tab/>
        <w:t xml:space="preserve">  ______</w:t>
      </w:r>
      <w:r>
        <w:rPr>
          <w:sz w:val="24"/>
          <w:szCs w:val="24"/>
        </w:rPr>
        <w:tab/>
      </w:r>
    </w:p>
    <w:p w14:paraId="27C998D6" w14:textId="02C17500" w:rsidR="0062469D" w:rsidRDefault="0062469D" w:rsidP="0062469D">
      <w:pPr>
        <w:spacing w:after="0" w:line="240" w:lineRule="auto"/>
        <w:contextualSpacing/>
        <w:jc w:val="both"/>
        <w:rPr>
          <w:sz w:val="24"/>
          <w:szCs w:val="24"/>
        </w:rPr>
      </w:pPr>
      <w:r w:rsidRPr="00C2684E">
        <w:rPr>
          <w:sz w:val="24"/>
          <w:szCs w:val="24"/>
        </w:rPr>
        <w:t>Signature ov</w:t>
      </w:r>
      <w:r>
        <w:rPr>
          <w:sz w:val="24"/>
          <w:szCs w:val="24"/>
        </w:rPr>
        <w:t xml:space="preserve">er Printed Name       Date            </w:t>
      </w:r>
      <w:r w:rsidRPr="00C2684E">
        <w:rPr>
          <w:sz w:val="24"/>
          <w:szCs w:val="24"/>
        </w:rPr>
        <w:t>S</w:t>
      </w:r>
      <w:r>
        <w:rPr>
          <w:sz w:val="24"/>
          <w:szCs w:val="24"/>
        </w:rPr>
        <w:t>ignature over Printed Name</w:t>
      </w:r>
      <w:r>
        <w:rPr>
          <w:sz w:val="24"/>
          <w:szCs w:val="24"/>
        </w:rPr>
        <w:tab/>
        <w:t xml:space="preserve">   Date</w:t>
      </w:r>
    </w:p>
    <w:p w14:paraId="2038A8A8" w14:textId="4DB590C9" w:rsidR="0062469D" w:rsidRDefault="0062469D" w:rsidP="0062469D">
      <w:pPr>
        <w:spacing w:after="0" w:line="240" w:lineRule="auto"/>
        <w:contextualSpacing/>
        <w:jc w:val="both"/>
        <w:rPr>
          <w:ins w:id="1031" w:author="User" w:date="2020-01-22T19:56:00Z"/>
          <w:sz w:val="24"/>
          <w:szCs w:val="24"/>
        </w:rPr>
      </w:pPr>
      <w:r>
        <w:rPr>
          <w:sz w:val="24"/>
          <w:szCs w:val="24"/>
        </w:rPr>
        <w:t xml:space="preserve">         </w:t>
      </w:r>
      <w:r w:rsidRPr="00C2684E">
        <w:rPr>
          <w:sz w:val="24"/>
          <w:szCs w:val="24"/>
        </w:rPr>
        <w:t xml:space="preserve">of the Student                                </w:t>
      </w:r>
      <w:r>
        <w:rPr>
          <w:sz w:val="24"/>
          <w:szCs w:val="24"/>
        </w:rPr>
        <w:t xml:space="preserve">                   </w:t>
      </w:r>
      <w:r w:rsidRPr="00C2684E">
        <w:rPr>
          <w:sz w:val="24"/>
          <w:szCs w:val="24"/>
        </w:rPr>
        <w:t>of Campus Coordinator</w:t>
      </w:r>
    </w:p>
    <w:p w14:paraId="4980426A" w14:textId="77777777" w:rsidR="006F5169" w:rsidRPr="00C2684E" w:rsidRDefault="006F5169" w:rsidP="0062469D">
      <w:pPr>
        <w:spacing w:after="0" w:line="240" w:lineRule="auto"/>
        <w:contextualSpacing/>
        <w:jc w:val="both"/>
        <w:rPr>
          <w:sz w:val="24"/>
          <w:szCs w:val="24"/>
        </w:rPr>
      </w:pPr>
    </w:p>
    <w:p w14:paraId="14DDBEB2" w14:textId="48D27EFC" w:rsidR="0062469D" w:rsidRDefault="0062469D" w:rsidP="0062469D">
      <w:pPr>
        <w:spacing w:after="0" w:line="240" w:lineRule="auto"/>
        <w:contextualSpacing/>
        <w:jc w:val="both"/>
        <w:rPr>
          <w:sz w:val="24"/>
          <w:szCs w:val="24"/>
        </w:rPr>
      </w:pPr>
      <w:r>
        <w:rPr>
          <w:sz w:val="24"/>
          <w:szCs w:val="24"/>
        </w:rPr>
        <w:t>_______</w:t>
      </w:r>
      <w:del w:id="1032" w:author="User" w:date="2020-01-22T19:55:00Z">
        <w:r w:rsidDel="006F5169">
          <w:rPr>
            <w:sz w:val="24"/>
            <w:szCs w:val="24"/>
          </w:rPr>
          <w:delText>_</w:delText>
        </w:r>
      </w:del>
      <w:r>
        <w:rPr>
          <w:sz w:val="24"/>
          <w:szCs w:val="24"/>
        </w:rPr>
        <w:t xml:space="preserve">________________    </w:t>
      </w:r>
      <w:r w:rsidRPr="00C2684E">
        <w:rPr>
          <w:sz w:val="24"/>
          <w:szCs w:val="24"/>
        </w:rPr>
        <w:t>______</w:t>
      </w:r>
      <w:r>
        <w:rPr>
          <w:sz w:val="24"/>
          <w:szCs w:val="24"/>
        </w:rPr>
        <w:tab/>
        <w:t>________________________  ______</w:t>
      </w:r>
    </w:p>
    <w:p w14:paraId="498B6C36" w14:textId="11E32125" w:rsidR="0062469D" w:rsidRPr="00C2684E" w:rsidRDefault="0062469D" w:rsidP="0062469D">
      <w:pPr>
        <w:spacing w:after="0" w:line="240" w:lineRule="auto"/>
        <w:contextualSpacing/>
        <w:jc w:val="both"/>
        <w:rPr>
          <w:sz w:val="24"/>
          <w:szCs w:val="24"/>
        </w:rPr>
      </w:pPr>
      <w:r>
        <w:rPr>
          <w:sz w:val="24"/>
          <w:szCs w:val="24"/>
        </w:rPr>
        <w:t xml:space="preserve">Signature over Printed Name       </w:t>
      </w:r>
      <w:r w:rsidRPr="00C2684E">
        <w:rPr>
          <w:sz w:val="24"/>
          <w:szCs w:val="24"/>
        </w:rPr>
        <w:t>Dat</w:t>
      </w:r>
      <w:r>
        <w:rPr>
          <w:sz w:val="24"/>
          <w:szCs w:val="24"/>
        </w:rPr>
        <w:t>e</w:t>
      </w:r>
      <w:r>
        <w:rPr>
          <w:sz w:val="24"/>
          <w:szCs w:val="24"/>
        </w:rPr>
        <w:tab/>
        <w:t xml:space="preserve">Signature over Printed Name      </w:t>
      </w:r>
      <w:r w:rsidRPr="00C2684E">
        <w:rPr>
          <w:sz w:val="24"/>
          <w:szCs w:val="24"/>
        </w:rPr>
        <w:t>Date</w:t>
      </w:r>
    </w:p>
    <w:p w14:paraId="04C32B36" w14:textId="54242AE4" w:rsidR="0062469D" w:rsidDel="00C8449F" w:rsidRDefault="0062469D" w:rsidP="0062469D">
      <w:pPr>
        <w:spacing w:after="0" w:line="240" w:lineRule="auto"/>
        <w:contextualSpacing/>
        <w:jc w:val="both"/>
        <w:rPr>
          <w:del w:id="1033" w:author="User" w:date="2019-07-23T16:56:00Z"/>
          <w:sz w:val="24"/>
          <w:szCs w:val="24"/>
        </w:rPr>
      </w:pPr>
      <w:r w:rsidRPr="00C2684E">
        <w:rPr>
          <w:sz w:val="24"/>
          <w:szCs w:val="24"/>
        </w:rPr>
        <w:t xml:space="preserve">       of the Parent/Guardia</w:t>
      </w:r>
      <w:r>
        <w:rPr>
          <w:sz w:val="24"/>
          <w:szCs w:val="24"/>
        </w:rPr>
        <w:t>n</w:t>
      </w:r>
      <w:r>
        <w:rPr>
          <w:sz w:val="24"/>
          <w:szCs w:val="24"/>
        </w:rPr>
        <w:tab/>
      </w:r>
      <w:r>
        <w:rPr>
          <w:sz w:val="24"/>
          <w:szCs w:val="24"/>
        </w:rPr>
        <w:tab/>
        <w:t xml:space="preserve">                     </w:t>
      </w:r>
      <w:r w:rsidRPr="00C2684E">
        <w:rPr>
          <w:sz w:val="24"/>
          <w:szCs w:val="24"/>
        </w:rPr>
        <w:t>of Campus Director</w:t>
      </w:r>
    </w:p>
    <w:p w14:paraId="66608156" w14:textId="77777777" w:rsidR="0062469D" w:rsidDel="00C8449F" w:rsidRDefault="0062469D" w:rsidP="00E1291A">
      <w:pPr>
        <w:spacing w:after="0" w:line="240" w:lineRule="auto"/>
        <w:jc w:val="both"/>
        <w:rPr>
          <w:del w:id="1034" w:author="User" w:date="2019-07-23T16:55:00Z"/>
          <w:rFonts w:ascii="Arial Narrow" w:hAnsi="Arial Narrow" w:cs="Calibri"/>
          <w:sz w:val="24"/>
          <w:szCs w:val="24"/>
        </w:rPr>
      </w:pPr>
    </w:p>
    <w:p w14:paraId="1F4EA16D" w14:textId="77777777" w:rsidR="0062469D" w:rsidDel="00C8449F" w:rsidRDefault="0062469D" w:rsidP="00E1291A">
      <w:pPr>
        <w:spacing w:after="0" w:line="240" w:lineRule="auto"/>
        <w:jc w:val="both"/>
        <w:rPr>
          <w:del w:id="1035" w:author="User" w:date="2019-07-23T16:55:00Z"/>
          <w:rFonts w:ascii="Arial Narrow" w:hAnsi="Arial Narrow" w:cs="Calibri"/>
          <w:sz w:val="24"/>
          <w:szCs w:val="24"/>
        </w:rPr>
      </w:pPr>
    </w:p>
    <w:p w14:paraId="26939CA1" w14:textId="77777777" w:rsidR="0062469D" w:rsidDel="00C8449F" w:rsidRDefault="0062469D" w:rsidP="00E1291A">
      <w:pPr>
        <w:spacing w:after="0" w:line="240" w:lineRule="auto"/>
        <w:jc w:val="both"/>
        <w:rPr>
          <w:del w:id="1036" w:author="User" w:date="2019-07-23T16:55:00Z"/>
          <w:rFonts w:ascii="Arial Narrow" w:hAnsi="Arial Narrow" w:cs="Calibri"/>
          <w:sz w:val="24"/>
          <w:szCs w:val="24"/>
        </w:rPr>
      </w:pPr>
    </w:p>
    <w:p w14:paraId="07EC91A7" w14:textId="77777777" w:rsidR="0062469D" w:rsidDel="00C8449F" w:rsidRDefault="0062469D" w:rsidP="00E1291A">
      <w:pPr>
        <w:spacing w:after="0" w:line="240" w:lineRule="auto"/>
        <w:jc w:val="both"/>
        <w:rPr>
          <w:del w:id="1037" w:author="User" w:date="2019-07-23T16:55:00Z"/>
          <w:rFonts w:ascii="Arial Narrow" w:hAnsi="Arial Narrow" w:cs="Calibri"/>
          <w:sz w:val="24"/>
          <w:szCs w:val="24"/>
        </w:rPr>
      </w:pPr>
    </w:p>
    <w:p w14:paraId="199C59E2" w14:textId="77777777" w:rsidR="0062469D" w:rsidRPr="00511003" w:rsidRDefault="0062469D" w:rsidP="00E1291A">
      <w:pPr>
        <w:spacing w:after="0" w:line="240" w:lineRule="auto"/>
        <w:contextualSpacing/>
        <w:jc w:val="both"/>
        <w:rPr>
          <w:rFonts w:ascii="Arial Narrow" w:hAnsi="Arial Narrow" w:cs="Calibri"/>
          <w:sz w:val="24"/>
          <w:szCs w:val="24"/>
        </w:rPr>
      </w:pPr>
    </w:p>
    <w:sectPr w:rsidR="0062469D" w:rsidRPr="00511003" w:rsidSect="006F5169">
      <w:footerReference w:type="default" r:id="rId8"/>
      <w:pgSz w:w="12240" w:h="20160" w:code="5"/>
      <w:pgMar w:top="1440" w:right="1440" w:bottom="1440" w:left="2016" w:header="720" w:footer="720" w:gutter="0"/>
      <w:cols w:space="720"/>
      <w:docGrid w:linePitch="360"/>
      <w:sectPrChange w:id="1046" w:author="User" w:date="2020-01-22T19:55:00Z">
        <w:sectPr w:rsidR="0062469D" w:rsidRPr="00511003" w:rsidSect="006F5169">
          <w:pgSz w:w="12242" w:h="18722" w:code="121"/>
          <w:pgMar w:top="1440" w:right="1440" w:bottom="1440" w:left="2016" w:header="720" w:footer="720" w:gutter="0"/>
        </w:sectPr>
      </w:sectPrChang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43611D" w14:textId="77777777" w:rsidR="007B0AB3" w:rsidRDefault="007B0AB3" w:rsidP="00D93EDF">
      <w:pPr>
        <w:spacing w:after="0" w:line="240" w:lineRule="auto"/>
      </w:pPr>
      <w:r>
        <w:separator/>
      </w:r>
    </w:p>
  </w:endnote>
  <w:endnote w:type="continuationSeparator" w:id="0">
    <w:p w14:paraId="491DBA30" w14:textId="77777777" w:rsidR="007B0AB3" w:rsidRDefault="007B0AB3" w:rsidP="00D93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Ebrima">
    <w:panose1 w:val="02000000000000000000"/>
    <w:charset w:val="00"/>
    <w:family w:val="auto"/>
    <w:pitch w:val="variable"/>
    <w:sig w:usb0="A000005F" w:usb1="02000041" w:usb2="00000800" w:usb3="00000000" w:csb0="00000093"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006ED2" w14:textId="03A67D07" w:rsidR="007D5F3B" w:rsidRPr="007D5F3B" w:rsidRDefault="007D5F3B">
    <w:pPr>
      <w:pStyle w:val="Footer"/>
      <w:rPr>
        <w:ins w:id="1038" w:author="User" w:date="2020-01-22T19:56:00Z"/>
        <w:b/>
        <w:rPrChange w:id="1039" w:author="User" w:date="2020-01-22T19:57:00Z">
          <w:rPr>
            <w:ins w:id="1040" w:author="User" w:date="2020-01-22T19:56:00Z"/>
          </w:rPr>
        </w:rPrChange>
      </w:rPr>
    </w:pPr>
    <w:ins w:id="1041" w:author="User" w:date="2020-01-22T19:56:00Z">
      <w:r w:rsidRPr="007D5F3B">
        <w:rPr>
          <w:b/>
          <w:rPrChange w:id="1042" w:author="User" w:date="2020-01-22T19:57:00Z">
            <w:rPr/>
          </w:rPrChange>
        </w:rPr>
        <w:t>PSHS-00</w:t>
      </w:r>
    </w:ins>
    <w:ins w:id="1043" w:author="User" w:date="2020-01-28T10:07:00Z">
      <w:r w:rsidR="004E40B9">
        <w:rPr>
          <w:b/>
        </w:rPr>
        <w:t>-</w:t>
      </w:r>
    </w:ins>
    <w:ins w:id="1044" w:author="User" w:date="2020-01-22T19:56:00Z">
      <w:r w:rsidRPr="007D5F3B">
        <w:rPr>
          <w:b/>
          <w:rPrChange w:id="1045" w:author="User" w:date="2020-01-22T19:57:00Z">
            <w:rPr/>
          </w:rPrChange>
        </w:rPr>
        <w:t>F-RPA-17-Ver02-Rev0-02/01/20</w:t>
      </w:r>
    </w:ins>
  </w:p>
  <w:p w14:paraId="794E4B55" w14:textId="52BC25BC" w:rsidR="0062469D" w:rsidRPr="0062469D" w:rsidRDefault="0062469D" w:rsidP="0062469D">
    <w:pPr>
      <w:pStyle w:val="Footer"/>
      <w:pBdr>
        <w:top w:val="single" w:sz="4" w:space="1" w:color="D9D9D9" w:themeColor="background1" w:themeShade="D9"/>
      </w:pBdr>
      <w:rPr>
        <w:b/>
        <w:bC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EE1F4C" w14:textId="77777777" w:rsidR="007B0AB3" w:rsidRDefault="007B0AB3" w:rsidP="00D93EDF">
      <w:pPr>
        <w:spacing w:after="0" w:line="240" w:lineRule="auto"/>
      </w:pPr>
      <w:r>
        <w:separator/>
      </w:r>
    </w:p>
  </w:footnote>
  <w:footnote w:type="continuationSeparator" w:id="0">
    <w:p w14:paraId="1705194B" w14:textId="77777777" w:rsidR="007B0AB3" w:rsidRDefault="007B0AB3" w:rsidP="00D93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943D7B"/>
    <w:multiLevelType w:val="multilevel"/>
    <w:tmpl w:val="3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A0836AE"/>
    <w:multiLevelType w:val="hybridMultilevel"/>
    <w:tmpl w:val="3482E688"/>
    <w:lvl w:ilvl="0" w:tplc="3409001B">
      <w:start w:val="1"/>
      <w:numFmt w:val="lowerRoman"/>
      <w:lvlText w:val="%1."/>
      <w:lvlJc w:val="righ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 w15:restartNumberingAfterBreak="0">
    <w:nsid w:val="367F716F"/>
    <w:multiLevelType w:val="hybridMultilevel"/>
    <w:tmpl w:val="FA3C670E"/>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42322CE6"/>
    <w:multiLevelType w:val="multilevel"/>
    <w:tmpl w:val="EE8055BC"/>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 w15:restartNumberingAfterBreak="0">
    <w:nsid w:val="56AD6247"/>
    <w:multiLevelType w:val="hybridMultilevel"/>
    <w:tmpl w:val="2E1EB478"/>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5" w15:restartNumberingAfterBreak="0">
    <w:nsid w:val="696168F8"/>
    <w:multiLevelType w:val="hybridMultilevel"/>
    <w:tmpl w:val="D8303700"/>
    <w:lvl w:ilvl="0" w:tplc="34090019">
      <w:start w:val="1"/>
      <w:numFmt w:val="lowerLetter"/>
      <w:lvlText w:val="%1."/>
      <w:lvlJc w:val="left"/>
      <w:pPr>
        <w:ind w:left="2160" w:hanging="360"/>
      </w:pPr>
    </w:lvl>
    <w:lvl w:ilvl="1" w:tplc="0409001B">
      <w:start w:val="1"/>
      <w:numFmt w:val="lowerRoman"/>
      <w:lvlText w:val="%2."/>
      <w:lvlJc w:val="righ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num w:numId="1">
    <w:abstractNumId w:val="2"/>
  </w:num>
  <w:num w:numId="2">
    <w:abstractNumId w:val="0"/>
  </w:num>
  <w:num w:numId="3">
    <w:abstractNumId w:val="5"/>
  </w:num>
  <w:num w:numId="4">
    <w:abstractNumId w:val="4"/>
  </w:num>
  <w:num w:numId="5">
    <w:abstractNumId w:val="3"/>
  </w:num>
  <w:num w:numId="6">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91A"/>
    <w:rsid w:val="00001C94"/>
    <w:rsid w:val="00037AD5"/>
    <w:rsid w:val="00045717"/>
    <w:rsid w:val="00054116"/>
    <w:rsid w:val="00060887"/>
    <w:rsid w:val="000664AC"/>
    <w:rsid w:val="000671DE"/>
    <w:rsid w:val="00081B67"/>
    <w:rsid w:val="00092071"/>
    <w:rsid w:val="000A1D79"/>
    <w:rsid w:val="000B23C0"/>
    <w:rsid w:val="000C26DE"/>
    <w:rsid w:val="000C4BD2"/>
    <w:rsid w:val="000F4215"/>
    <w:rsid w:val="0013000B"/>
    <w:rsid w:val="00136C75"/>
    <w:rsid w:val="001653AE"/>
    <w:rsid w:val="00173DD3"/>
    <w:rsid w:val="00177027"/>
    <w:rsid w:val="00187865"/>
    <w:rsid w:val="00187AB8"/>
    <w:rsid w:val="001972E1"/>
    <w:rsid w:val="001A1487"/>
    <w:rsid w:val="001A3682"/>
    <w:rsid w:val="001A490D"/>
    <w:rsid w:val="001C3642"/>
    <w:rsid w:val="001D4841"/>
    <w:rsid w:val="00200E94"/>
    <w:rsid w:val="00202676"/>
    <w:rsid w:val="002074C8"/>
    <w:rsid w:val="00211AE8"/>
    <w:rsid w:val="00220FBF"/>
    <w:rsid w:val="002516E3"/>
    <w:rsid w:val="002521B3"/>
    <w:rsid w:val="00261464"/>
    <w:rsid w:val="002615BB"/>
    <w:rsid w:val="00267B95"/>
    <w:rsid w:val="0027388A"/>
    <w:rsid w:val="00285257"/>
    <w:rsid w:val="002A2418"/>
    <w:rsid w:val="002A3F9F"/>
    <w:rsid w:val="002A6513"/>
    <w:rsid w:val="002B3645"/>
    <w:rsid w:val="002C6170"/>
    <w:rsid w:val="002C7709"/>
    <w:rsid w:val="002D3A72"/>
    <w:rsid w:val="002E050F"/>
    <w:rsid w:val="002F5AC9"/>
    <w:rsid w:val="00317949"/>
    <w:rsid w:val="00317F6D"/>
    <w:rsid w:val="0032014C"/>
    <w:rsid w:val="0033085B"/>
    <w:rsid w:val="00331E51"/>
    <w:rsid w:val="003471C9"/>
    <w:rsid w:val="00350FF4"/>
    <w:rsid w:val="003665A7"/>
    <w:rsid w:val="003809B6"/>
    <w:rsid w:val="00386F36"/>
    <w:rsid w:val="003A0AD7"/>
    <w:rsid w:val="003A61C9"/>
    <w:rsid w:val="003B6739"/>
    <w:rsid w:val="003C3AB7"/>
    <w:rsid w:val="003D4A04"/>
    <w:rsid w:val="003F2475"/>
    <w:rsid w:val="004065D4"/>
    <w:rsid w:val="00420CB5"/>
    <w:rsid w:val="00426074"/>
    <w:rsid w:val="0044507C"/>
    <w:rsid w:val="004554DC"/>
    <w:rsid w:val="00471DFC"/>
    <w:rsid w:val="0049678D"/>
    <w:rsid w:val="004A5C72"/>
    <w:rsid w:val="004C267B"/>
    <w:rsid w:val="004C307C"/>
    <w:rsid w:val="004D085E"/>
    <w:rsid w:val="004D374E"/>
    <w:rsid w:val="004D4B7A"/>
    <w:rsid w:val="004E2FA4"/>
    <w:rsid w:val="004E40B9"/>
    <w:rsid w:val="004F177C"/>
    <w:rsid w:val="004F5F18"/>
    <w:rsid w:val="00503A6F"/>
    <w:rsid w:val="00511003"/>
    <w:rsid w:val="0052395A"/>
    <w:rsid w:val="0053324F"/>
    <w:rsid w:val="00534759"/>
    <w:rsid w:val="00554732"/>
    <w:rsid w:val="00556850"/>
    <w:rsid w:val="005605E4"/>
    <w:rsid w:val="00566D7E"/>
    <w:rsid w:val="00573A8A"/>
    <w:rsid w:val="0057669B"/>
    <w:rsid w:val="005830D4"/>
    <w:rsid w:val="0058605D"/>
    <w:rsid w:val="00590C31"/>
    <w:rsid w:val="00591FB2"/>
    <w:rsid w:val="00594680"/>
    <w:rsid w:val="005B2C84"/>
    <w:rsid w:val="005C0AB6"/>
    <w:rsid w:val="005C0AEE"/>
    <w:rsid w:val="005C3445"/>
    <w:rsid w:val="005D313F"/>
    <w:rsid w:val="005D61A5"/>
    <w:rsid w:val="005D6BE4"/>
    <w:rsid w:val="005E0B61"/>
    <w:rsid w:val="006017FF"/>
    <w:rsid w:val="0060608F"/>
    <w:rsid w:val="00614FDF"/>
    <w:rsid w:val="00615618"/>
    <w:rsid w:val="0062469D"/>
    <w:rsid w:val="00625495"/>
    <w:rsid w:val="006439ED"/>
    <w:rsid w:val="0065394A"/>
    <w:rsid w:val="0069337A"/>
    <w:rsid w:val="006A108A"/>
    <w:rsid w:val="006A2262"/>
    <w:rsid w:val="006C6872"/>
    <w:rsid w:val="006D1F87"/>
    <w:rsid w:val="006E1F97"/>
    <w:rsid w:val="006E2630"/>
    <w:rsid w:val="006F0660"/>
    <w:rsid w:val="006F28E1"/>
    <w:rsid w:val="006F2A7D"/>
    <w:rsid w:val="006F4D88"/>
    <w:rsid w:val="006F5169"/>
    <w:rsid w:val="006F563D"/>
    <w:rsid w:val="00700737"/>
    <w:rsid w:val="00701B71"/>
    <w:rsid w:val="00704815"/>
    <w:rsid w:val="00727CD5"/>
    <w:rsid w:val="007337B4"/>
    <w:rsid w:val="007375D4"/>
    <w:rsid w:val="00737861"/>
    <w:rsid w:val="00751584"/>
    <w:rsid w:val="00751D8C"/>
    <w:rsid w:val="0075429B"/>
    <w:rsid w:val="00774D28"/>
    <w:rsid w:val="00775F76"/>
    <w:rsid w:val="00781064"/>
    <w:rsid w:val="007874A4"/>
    <w:rsid w:val="00790283"/>
    <w:rsid w:val="00792A84"/>
    <w:rsid w:val="007A4D2C"/>
    <w:rsid w:val="007B00DE"/>
    <w:rsid w:val="007B0AB3"/>
    <w:rsid w:val="007B593D"/>
    <w:rsid w:val="007B628C"/>
    <w:rsid w:val="007C137A"/>
    <w:rsid w:val="007D1DF5"/>
    <w:rsid w:val="007D5F3B"/>
    <w:rsid w:val="007E0739"/>
    <w:rsid w:val="007E0CAF"/>
    <w:rsid w:val="007E297A"/>
    <w:rsid w:val="007F012E"/>
    <w:rsid w:val="00802D9F"/>
    <w:rsid w:val="008054C0"/>
    <w:rsid w:val="0081067E"/>
    <w:rsid w:val="00812C67"/>
    <w:rsid w:val="00813013"/>
    <w:rsid w:val="0082387C"/>
    <w:rsid w:val="00825437"/>
    <w:rsid w:val="00840525"/>
    <w:rsid w:val="008519F5"/>
    <w:rsid w:val="00854036"/>
    <w:rsid w:val="00855633"/>
    <w:rsid w:val="008556DB"/>
    <w:rsid w:val="00860F59"/>
    <w:rsid w:val="00861471"/>
    <w:rsid w:val="00861857"/>
    <w:rsid w:val="00881E0A"/>
    <w:rsid w:val="008877EE"/>
    <w:rsid w:val="008A3D31"/>
    <w:rsid w:val="008B391E"/>
    <w:rsid w:val="008C4C7C"/>
    <w:rsid w:val="008D5A07"/>
    <w:rsid w:val="008D6A73"/>
    <w:rsid w:val="008E2701"/>
    <w:rsid w:val="008E4E14"/>
    <w:rsid w:val="008F23D2"/>
    <w:rsid w:val="008F46AE"/>
    <w:rsid w:val="008F6A8D"/>
    <w:rsid w:val="009000A7"/>
    <w:rsid w:val="00907D70"/>
    <w:rsid w:val="00910BD4"/>
    <w:rsid w:val="0091718F"/>
    <w:rsid w:val="00930FBB"/>
    <w:rsid w:val="00931C2F"/>
    <w:rsid w:val="00951BBB"/>
    <w:rsid w:val="009528C8"/>
    <w:rsid w:val="009648E1"/>
    <w:rsid w:val="00966D93"/>
    <w:rsid w:val="00970861"/>
    <w:rsid w:val="00974070"/>
    <w:rsid w:val="009773BC"/>
    <w:rsid w:val="0098425C"/>
    <w:rsid w:val="00993773"/>
    <w:rsid w:val="00993A86"/>
    <w:rsid w:val="009955CD"/>
    <w:rsid w:val="009B4DF4"/>
    <w:rsid w:val="009D27CD"/>
    <w:rsid w:val="009D5F6F"/>
    <w:rsid w:val="009E263F"/>
    <w:rsid w:val="00A0056B"/>
    <w:rsid w:val="00A01B58"/>
    <w:rsid w:val="00A1362C"/>
    <w:rsid w:val="00A13872"/>
    <w:rsid w:val="00A14F85"/>
    <w:rsid w:val="00A36831"/>
    <w:rsid w:val="00A40FBD"/>
    <w:rsid w:val="00A43217"/>
    <w:rsid w:val="00A45495"/>
    <w:rsid w:val="00A523C6"/>
    <w:rsid w:val="00A527C6"/>
    <w:rsid w:val="00A53F43"/>
    <w:rsid w:val="00A605F7"/>
    <w:rsid w:val="00A60C1D"/>
    <w:rsid w:val="00A7399C"/>
    <w:rsid w:val="00A73C3F"/>
    <w:rsid w:val="00A75079"/>
    <w:rsid w:val="00AA7C44"/>
    <w:rsid w:val="00AB4070"/>
    <w:rsid w:val="00AC40FA"/>
    <w:rsid w:val="00AC51F7"/>
    <w:rsid w:val="00AC6CAF"/>
    <w:rsid w:val="00AD6CF7"/>
    <w:rsid w:val="00AD7636"/>
    <w:rsid w:val="00AE2E80"/>
    <w:rsid w:val="00AE40F3"/>
    <w:rsid w:val="00AE4D6B"/>
    <w:rsid w:val="00AE6044"/>
    <w:rsid w:val="00AE6B95"/>
    <w:rsid w:val="00AF1D19"/>
    <w:rsid w:val="00B16EAA"/>
    <w:rsid w:val="00B23340"/>
    <w:rsid w:val="00B23BD9"/>
    <w:rsid w:val="00B320C7"/>
    <w:rsid w:val="00B32F19"/>
    <w:rsid w:val="00B37207"/>
    <w:rsid w:val="00B44016"/>
    <w:rsid w:val="00B679C9"/>
    <w:rsid w:val="00B713DA"/>
    <w:rsid w:val="00B97EFA"/>
    <w:rsid w:val="00BA1FAB"/>
    <w:rsid w:val="00BA30CE"/>
    <w:rsid w:val="00BB65F1"/>
    <w:rsid w:val="00BD06FC"/>
    <w:rsid w:val="00BD49E4"/>
    <w:rsid w:val="00BE390E"/>
    <w:rsid w:val="00BE3F19"/>
    <w:rsid w:val="00BE428B"/>
    <w:rsid w:val="00C03922"/>
    <w:rsid w:val="00C05713"/>
    <w:rsid w:val="00C074A1"/>
    <w:rsid w:val="00C138AD"/>
    <w:rsid w:val="00C148CD"/>
    <w:rsid w:val="00C14DD9"/>
    <w:rsid w:val="00C301E0"/>
    <w:rsid w:val="00C36E9A"/>
    <w:rsid w:val="00C36F04"/>
    <w:rsid w:val="00C41944"/>
    <w:rsid w:val="00C536FE"/>
    <w:rsid w:val="00C5733D"/>
    <w:rsid w:val="00C66D3C"/>
    <w:rsid w:val="00C71238"/>
    <w:rsid w:val="00C8449F"/>
    <w:rsid w:val="00C85A3A"/>
    <w:rsid w:val="00C90907"/>
    <w:rsid w:val="00C90B08"/>
    <w:rsid w:val="00CA077A"/>
    <w:rsid w:val="00CA380B"/>
    <w:rsid w:val="00CA61C8"/>
    <w:rsid w:val="00CB7CDD"/>
    <w:rsid w:val="00CD579E"/>
    <w:rsid w:val="00CF1100"/>
    <w:rsid w:val="00D24534"/>
    <w:rsid w:val="00D31C1B"/>
    <w:rsid w:val="00D36542"/>
    <w:rsid w:val="00D5149A"/>
    <w:rsid w:val="00D5209C"/>
    <w:rsid w:val="00D62C0B"/>
    <w:rsid w:val="00D81F6B"/>
    <w:rsid w:val="00D8315B"/>
    <w:rsid w:val="00D87491"/>
    <w:rsid w:val="00D935DB"/>
    <w:rsid w:val="00D93EDF"/>
    <w:rsid w:val="00D95EBB"/>
    <w:rsid w:val="00DA7D35"/>
    <w:rsid w:val="00DB42E6"/>
    <w:rsid w:val="00DB50F6"/>
    <w:rsid w:val="00DB701F"/>
    <w:rsid w:val="00DC3092"/>
    <w:rsid w:val="00DC3EBB"/>
    <w:rsid w:val="00DC7A32"/>
    <w:rsid w:val="00DF4831"/>
    <w:rsid w:val="00E06756"/>
    <w:rsid w:val="00E1291A"/>
    <w:rsid w:val="00E22AA1"/>
    <w:rsid w:val="00E25942"/>
    <w:rsid w:val="00E429FE"/>
    <w:rsid w:val="00E45A38"/>
    <w:rsid w:val="00E54F0E"/>
    <w:rsid w:val="00E56C7A"/>
    <w:rsid w:val="00E57ADC"/>
    <w:rsid w:val="00E614E2"/>
    <w:rsid w:val="00E6743E"/>
    <w:rsid w:val="00E72F34"/>
    <w:rsid w:val="00E7392E"/>
    <w:rsid w:val="00E96E4B"/>
    <w:rsid w:val="00EA6788"/>
    <w:rsid w:val="00EB0196"/>
    <w:rsid w:val="00EB0380"/>
    <w:rsid w:val="00EC0AEC"/>
    <w:rsid w:val="00EC31A8"/>
    <w:rsid w:val="00EE3D77"/>
    <w:rsid w:val="00F16D01"/>
    <w:rsid w:val="00F212D3"/>
    <w:rsid w:val="00F24E19"/>
    <w:rsid w:val="00F3011B"/>
    <w:rsid w:val="00F36420"/>
    <w:rsid w:val="00F56A68"/>
    <w:rsid w:val="00F571D6"/>
    <w:rsid w:val="00F63317"/>
    <w:rsid w:val="00F74343"/>
    <w:rsid w:val="00F9416A"/>
    <w:rsid w:val="00FA30EA"/>
    <w:rsid w:val="00FC221F"/>
    <w:rsid w:val="00FC4507"/>
    <w:rsid w:val="00FD30F6"/>
    <w:rsid w:val="00FD39E6"/>
    <w:rsid w:val="00FD4CEA"/>
    <w:rsid w:val="00FD6728"/>
    <w:rsid w:val="00FD6F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15489A2"/>
  <w15:docId w15:val="{5BEB1424-06C6-4CAF-B783-B6633872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17FF"/>
  </w:style>
  <w:style w:type="paragraph" w:styleId="Heading1">
    <w:name w:val="heading 1"/>
    <w:basedOn w:val="Normal"/>
    <w:next w:val="Normal"/>
    <w:link w:val="Heading1Char"/>
    <w:qFormat/>
    <w:rsid w:val="00081B67"/>
    <w:pPr>
      <w:keepNext/>
      <w:spacing w:after="0" w:line="240" w:lineRule="auto"/>
      <w:jc w:val="center"/>
      <w:outlineLvl w:val="0"/>
    </w:pPr>
    <w:rPr>
      <w:rFonts w:ascii="Arial" w:eastAsia="Times New Roman" w:hAnsi="Arial" w:cs="Times New Roman"/>
      <w:b/>
      <w:szCs w:val="2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3E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EDF"/>
  </w:style>
  <w:style w:type="paragraph" w:styleId="Footer">
    <w:name w:val="footer"/>
    <w:basedOn w:val="Normal"/>
    <w:link w:val="FooterChar"/>
    <w:uiPriority w:val="99"/>
    <w:unhideWhenUsed/>
    <w:rsid w:val="00D93E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3EDF"/>
  </w:style>
  <w:style w:type="paragraph" w:styleId="ListParagraph">
    <w:name w:val="List Paragraph"/>
    <w:basedOn w:val="Normal"/>
    <w:uiPriority w:val="34"/>
    <w:qFormat/>
    <w:rsid w:val="001D4841"/>
    <w:pPr>
      <w:ind w:left="720"/>
      <w:contextualSpacing/>
    </w:pPr>
  </w:style>
  <w:style w:type="table" w:styleId="TableGrid">
    <w:name w:val="Table Grid"/>
    <w:basedOn w:val="TableNormal"/>
    <w:uiPriority w:val="39"/>
    <w:rsid w:val="005E0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81B67"/>
    <w:rPr>
      <w:rFonts w:ascii="Arial" w:eastAsia="Times New Roman" w:hAnsi="Arial" w:cs="Times New Roman"/>
      <w:b/>
      <w:szCs w:val="20"/>
      <w:u w:val="single"/>
      <w:lang w:val="en-US"/>
    </w:rPr>
  </w:style>
  <w:style w:type="character" w:customStyle="1" w:styleId="tgc">
    <w:name w:val="_tgc"/>
    <w:basedOn w:val="DefaultParagraphFont"/>
    <w:rsid w:val="00614FDF"/>
  </w:style>
  <w:style w:type="paragraph" w:styleId="BalloonText">
    <w:name w:val="Balloon Text"/>
    <w:basedOn w:val="Normal"/>
    <w:link w:val="BalloonTextChar"/>
    <w:uiPriority w:val="99"/>
    <w:semiHidden/>
    <w:unhideWhenUsed/>
    <w:rsid w:val="00BB65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65F1"/>
    <w:rPr>
      <w:rFonts w:ascii="Tahoma" w:hAnsi="Tahoma" w:cs="Tahoma"/>
      <w:sz w:val="16"/>
      <w:szCs w:val="16"/>
    </w:rPr>
  </w:style>
  <w:style w:type="paragraph" w:styleId="NoSpacing">
    <w:name w:val="No Spacing"/>
    <w:link w:val="NoSpacingChar"/>
    <w:uiPriority w:val="1"/>
    <w:qFormat/>
    <w:rsid w:val="00AC6CAF"/>
    <w:pPr>
      <w:spacing w:after="0" w:line="240" w:lineRule="auto"/>
    </w:pPr>
  </w:style>
  <w:style w:type="character" w:styleId="CommentReference">
    <w:name w:val="annotation reference"/>
    <w:basedOn w:val="DefaultParagraphFont"/>
    <w:uiPriority w:val="99"/>
    <w:semiHidden/>
    <w:unhideWhenUsed/>
    <w:rsid w:val="003665A7"/>
    <w:rPr>
      <w:sz w:val="18"/>
      <w:szCs w:val="18"/>
    </w:rPr>
  </w:style>
  <w:style w:type="paragraph" w:styleId="CommentText">
    <w:name w:val="annotation text"/>
    <w:basedOn w:val="Normal"/>
    <w:link w:val="CommentTextChar"/>
    <w:uiPriority w:val="99"/>
    <w:semiHidden/>
    <w:unhideWhenUsed/>
    <w:rsid w:val="003665A7"/>
    <w:pPr>
      <w:spacing w:line="240" w:lineRule="auto"/>
    </w:pPr>
    <w:rPr>
      <w:sz w:val="24"/>
      <w:szCs w:val="24"/>
    </w:rPr>
  </w:style>
  <w:style w:type="character" w:customStyle="1" w:styleId="CommentTextChar">
    <w:name w:val="Comment Text Char"/>
    <w:basedOn w:val="DefaultParagraphFont"/>
    <w:link w:val="CommentText"/>
    <w:uiPriority w:val="99"/>
    <w:semiHidden/>
    <w:rsid w:val="003665A7"/>
    <w:rPr>
      <w:sz w:val="24"/>
      <w:szCs w:val="24"/>
    </w:rPr>
  </w:style>
  <w:style w:type="paragraph" w:styleId="CommentSubject">
    <w:name w:val="annotation subject"/>
    <w:basedOn w:val="CommentText"/>
    <w:next w:val="CommentText"/>
    <w:link w:val="CommentSubjectChar"/>
    <w:uiPriority w:val="99"/>
    <w:semiHidden/>
    <w:unhideWhenUsed/>
    <w:rsid w:val="003665A7"/>
    <w:rPr>
      <w:b/>
      <w:bCs/>
      <w:sz w:val="20"/>
      <w:szCs w:val="20"/>
    </w:rPr>
  </w:style>
  <w:style w:type="character" w:customStyle="1" w:styleId="CommentSubjectChar">
    <w:name w:val="Comment Subject Char"/>
    <w:basedOn w:val="CommentTextChar"/>
    <w:link w:val="CommentSubject"/>
    <w:uiPriority w:val="99"/>
    <w:semiHidden/>
    <w:rsid w:val="003665A7"/>
    <w:rPr>
      <w:b/>
      <w:bCs/>
      <w:sz w:val="20"/>
      <w:szCs w:val="20"/>
    </w:rPr>
  </w:style>
  <w:style w:type="paragraph" w:styleId="Revision">
    <w:name w:val="Revision"/>
    <w:hidden/>
    <w:uiPriority w:val="99"/>
    <w:semiHidden/>
    <w:rsid w:val="009B4DF4"/>
    <w:pPr>
      <w:spacing w:after="0" w:line="240" w:lineRule="auto"/>
    </w:pPr>
  </w:style>
  <w:style w:type="character" w:customStyle="1" w:styleId="NoSpacingChar">
    <w:name w:val="No Spacing Char"/>
    <w:link w:val="NoSpacing"/>
    <w:uiPriority w:val="1"/>
    <w:rsid w:val="006246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4521902">
      <w:bodyDiv w:val="1"/>
      <w:marLeft w:val="0"/>
      <w:marRight w:val="0"/>
      <w:marTop w:val="0"/>
      <w:marBottom w:val="0"/>
      <w:divBdr>
        <w:top w:val="none" w:sz="0" w:space="0" w:color="auto"/>
        <w:left w:val="none" w:sz="0" w:space="0" w:color="auto"/>
        <w:bottom w:val="none" w:sz="0" w:space="0" w:color="auto"/>
        <w:right w:val="none" w:sz="0" w:space="0" w:color="auto"/>
      </w:divBdr>
    </w:div>
    <w:div w:id="1965885787">
      <w:bodyDiv w:val="1"/>
      <w:marLeft w:val="0"/>
      <w:marRight w:val="0"/>
      <w:marTop w:val="0"/>
      <w:marBottom w:val="0"/>
      <w:divBdr>
        <w:top w:val="none" w:sz="0" w:space="0" w:color="auto"/>
        <w:left w:val="none" w:sz="0" w:space="0" w:color="auto"/>
        <w:bottom w:val="none" w:sz="0" w:space="0" w:color="auto"/>
        <w:right w:val="none" w:sz="0" w:space="0" w:color="auto"/>
      </w:divBdr>
    </w:div>
    <w:div w:id="2142383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A3541C8-7B83-40DE-B9C4-F1082B9C8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2928</Words>
  <Characters>16694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Michael T. Puno</dc:creator>
  <cp:lastModifiedBy>User</cp:lastModifiedBy>
  <cp:revision>5</cp:revision>
  <cp:lastPrinted>2018-04-27T05:33:00Z</cp:lastPrinted>
  <dcterms:created xsi:type="dcterms:W3CDTF">2020-01-22T12:51:00Z</dcterms:created>
  <dcterms:modified xsi:type="dcterms:W3CDTF">2020-01-28T03:07:00Z</dcterms:modified>
</cp:coreProperties>
</file>